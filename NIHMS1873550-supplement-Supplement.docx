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B222C" w14:textId="14BC5B59" w:rsidR="00175196" w:rsidRDefault="002950AC">
      <w:r w:rsidRPr="006613A4">
        <w:rPr>
          <w:b/>
          <w:bCs/>
        </w:rPr>
        <w:t>Supplementary table 1</w:t>
      </w:r>
      <w:r w:rsidR="006014DD">
        <w:rPr>
          <w:b/>
          <w:bCs/>
        </w:rPr>
        <w:t>*</w:t>
      </w:r>
      <w:r w:rsidRPr="006613A4">
        <w:rPr>
          <w:b/>
          <w:bCs/>
        </w:rPr>
        <w:t xml:space="preserve">: </w:t>
      </w:r>
      <w:r>
        <w:t xml:space="preserve">Table showing the underlying assumptions of the various studies in the current review and </w:t>
      </w:r>
      <w:r w:rsidR="00175196">
        <w:t xml:space="preserve">also the types of data where the various adaptations of SIMEX can be applied. </w:t>
      </w:r>
    </w:p>
    <w:p w14:paraId="25D79B88" w14:textId="1458B8E1" w:rsidR="00175196" w:rsidRPr="006613A4" w:rsidRDefault="00175196">
      <w:pPr>
        <w:rPr>
          <w:i/>
          <w:iCs/>
        </w:rPr>
      </w:pPr>
      <w:r w:rsidRPr="006613A4">
        <w:rPr>
          <w:i/>
          <w:iCs/>
        </w:rPr>
        <w:t>*Note that all the studies assume that an approximate extrapolation function is known. For brevity, this assumption is not included in the table.</w:t>
      </w:r>
    </w:p>
    <w:p w14:paraId="3DE23919" w14:textId="0A5CA8D4" w:rsidR="00075F2E" w:rsidRDefault="00075F2E"/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542"/>
        <w:gridCol w:w="1482"/>
        <w:gridCol w:w="2400"/>
        <w:gridCol w:w="2296"/>
        <w:gridCol w:w="2265"/>
      </w:tblGrid>
      <w:tr w:rsidR="006014DD" w14:paraId="2F5CA14E" w14:textId="7347D9C5" w:rsidTr="00687C7A">
        <w:tc>
          <w:tcPr>
            <w:tcW w:w="1542" w:type="dxa"/>
          </w:tcPr>
          <w:p w14:paraId="4C61911D" w14:textId="62FF22A9" w:rsidR="006014DD" w:rsidRDefault="006014DD">
            <w:r>
              <w:t>Study section:</w:t>
            </w:r>
          </w:p>
        </w:tc>
        <w:tc>
          <w:tcPr>
            <w:tcW w:w="6178" w:type="dxa"/>
            <w:gridSpan w:val="3"/>
          </w:tcPr>
          <w:p w14:paraId="198BF690" w14:textId="0CDEFF29" w:rsidR="006014DD" w:rsidRDefault="006014DD" w:rsidP="006613A4">
            <w:pPr>
              <w:jc w:val="center"/>
            </w:pPr>
            <w:r>
              <w:t>Assumptions</w:t>
            </w:r>
          </w:p>
        </w:tc>
        <w:tc>
          <w:tcPr>
            <w:tcW w:w="2265" w:type="dxa"/>
          </w:tcPr>
          <w:p w14:paraId="267A47BD" w14:textId="0879CCAE" w:rsidR="006014DD" w:rsidRDefault="006014DD">
            <w:r>
              <w:t>Type of data</w:t>
            </w:r>
          </w:p>
        </w:tc>
      </w:tr>
      <w:tr w:rsidR="00F312EE" w14:paraId="269DB149" w14:textId="77777777" w:rsidTr="00687C7A">
        <w:tc>
          <w:tcPr>
            <w:tcW w:w="1542" w:type="dxa"/>
          </w:tcPr>
          <w:p w14:paraId="74184B16" w14:textId="17081ABB" w:rsidR="00C9447D" w:rsidRPr="00643679" w:rsidRDefault="00C9447D">
            <w:pPr>
              <w:rPr>
                <w:b/>
                <w:bCs/>
              </w:rPr>
            </w:pPr>
            <w:r w:rsidRPr="00643679">
              <w:rPr>
                <w:b/>
                <w:bCs/>
              </w:rPr>
              <w:t>5.1: Bypassing the simulation step</w:t>
            </w:r>
          </w:p>
        </w:tc>
        <w:tc>
          <w:tcPr>
            <w:tcW w:w="1482" w:type="dxa"/>
          </w:tcPr>
          <w:p w14:paraId="45765BE1" w14:textId="58D1C02F" w:rsidR="00C9447D" w:rsidRDefault="00C9447D">
            <w:r>
              <w:t>ME model</w:t>
            </w:r>
          </w:p>
        </w:tc>
        <w:tc>
          <w:tcPr>
            <w:tcW w:w="2400" w:type="dxa"/>
          </w:tcPr>
          <w:p w14:paraId="63058DBE" w14:textId="0D677EF8" w:rsidR="00C9447D" w:rsidRDefault="00C9447D">
            <w:r>
              <w:t>Assumptions for ME</w:t>
            </w:r>
          </w:p>
        </w:tc>
        <w:tc>
          <w:tcPr>
            <w:tcW w:w="2296" w:type="dxa"/>
          </w:tcPr>
          <w:p w14:paraId="7A7D0A1F" w14:textId="08112D58" w:rsidR="00C9447D" w:rsidRDefault="00C9447D">
            <w:r>
              <w:t xml:space="preserve">Other </w:t>
            </w:r>
          </w:p>
        </w:tc>
        <w:tc>
          <w:tcPr>
            <w:tcW w:w="2265" w:type="dxa"/>
          </w:tcPr>
          <w:p w14:paraId="671B8A83" w14:textId="297EA497" w:rsidR="00C9447D" w:rsidRDefault="00C9447D"/>
        </w:tc>
      </w:tr>
      <w:tr w:rsidR="00F312EE" w14:paraId="7F82FF89" w14:textId="3C1EEA2A" w:rsidTr="00687C7A">
        <w:tc>
          <w:tcPr>
            <w:tcW w:w="1542" w:type="dxa"/>
          </w:tcPr>
          <w:p w14:paraId="0FA4F472" w14:textId="37485A4C" w:rsidR="00C9447D" w:rsidRDefault="00C9447D">
            <w:r>
              <w:fldChar w:fldCharType="begin"/>
            </w:r>
            <w:r w:rsidR="00384346">
              <w:instrText xml:space="preserve"> ADDIN EN.CITE &lt;EndNote&gt;&lt;Cite AuthorYear="1"&gt;&lt;Author&gt;Stefanski&lt;/Author&gt;&lt;Year&gt;1996&lt;/Year&gt;&lt;RecNum&gt;24&lt;/RecNum&gt;&lt;DisplayText&gt;Stefanski and Bay (1996)&lt;/DisplayText&gt;&lt;record&gt;&lt;rec-number&gt;24&lt;/rec-number&gt;&lt;foreign-keys&gt;&lt;key app="EN" db-id="wdwptdapueevr3eadeux50drxp5t9ztv2edr" timestamp="1637006658"&gt;24&lt;/key&gt;&lt;/foreign-keys&gt;&lt;ref-type name="Journal Article"&gt;17&lt;/ref-type&gt;&lt;contributors&gt;&lt;authors&gt;&lt;author&gt;Stefanski, LA&lt;/author&gt;&lt;author&gt;Bay, JM  &lt;/author&gt;&lt;/authors&gt;&lt;/contributors&gt;&lt;titles&gt;&lt;title&gt;Simulation extrapolation deconvolution of finite population cumulative distribution function estimators&lt;/title&gt;&lt;secondary-title&gt;Biometrika&lt;/secondary-title&gt;&lt;/titles&gt;&lt;periodical&gt;&lt;full-title&gt;Biometrika&lt;/full-title&gt;&lt;/periodical&gt;&lt;pages&gt;407-417&lt;/pages&gt;&lt;volume&gt;83&lt;/volume&gt;&lt;number&gt;2&lt;/number&gt;&lt;dates&gt;&lt;year&gt;1996&lt;/year&gt;&lt;/dates&gt;&lt;isbn&gt;1464-3510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Stefanski and Bay (1996)</w:t>
            </w:r>
            <w:r>
              <w:fldChar w:fldCharType="end"/>
            </w:r>
          </w:p>
        </w:tc>
        <w:tc>
          <w:tcPr>
            <w:tcW w:w="1482" w:type="dxa"/>
          </w:tcPr>
          <w:p w14:paraId="787F3975" w14:textId="7658CAF3" w:rsidR="00A76F21" w:rsidRDefault="00A76F21" w:rsidP="00A76F21">
            <w:r>
              <w:t>Additive measurement error</w:t>
            </w:r>
            <w:r w:rsidR="002C178C">
              <w:t xml:space="preserve"> model</w:t>
            </w:r>
          </w:p>
          <w:p w14:paraId="3237BBE4" w14:textId="77777777" w:rsidR="00C9447D" w:rsidRDefault="00C9447D"/>
        </w:tc>
        <w:tc>
          <w:tcPr>
            <w:tcW w:w="2400" w:type="dxa"/>
          </w:tcPr>
          <w:p w14:paraId="0A115FFC" w14:textId="1FC58750" w:rsidR="00C9447D" w:rsidRDefault="00C9447D">
            <w:r>
              <w:t>Measurement errors are normally distributed</w:t>
            </w:r>
            <w:r w:rsidR="006014DD">
              <w:t>.</w:t>
            </w:r>
          </w:p>
          <w:p w14:paraId="6311AD7C" w14:textId="77777777" w:rsidR="00C9447D" w:rsidRDefault="00C9447D"/>
          <w:p w14:paraId="005F70C7" w14:textId="02979A2D" w:rsidR="00C9447D" w:rsidRDefault="00C9447D">
            <w:r>
              <w:t>Measurement error variance is not too large</w:t>
            </w:r>
            <w:r w:rsidR="00687C7A">
              <w:t>.</w:t>
            </w:r>
          </w:p>
          <w:p w14:paraId="385986E9" w14:textId="77777777" w:rsidR="00C9447D" w:rsidRDefault="00C9447D"/>
          <w:p w14:paraId="46427B5A" w14:textId="49AA8826" w:rsidR="00C9447D" w:rsidRDefault="00C9447D" w:rsidP="00A76F21"/>
        </w:tc>
        <w:tc>
          <w:tcPr>
            <w:tcW w:w="2296" w:type="dxa"/>
          </w:tcPr>
          <w:p w14:paraId="271ACA84" w14:textId="77777777" w:rsidR="00A76F21" w:rsidRDefault="00A76F21" w:rsidP="00A76F21">
            <w:r>
              <w:t xml:space="preserve">Population distribution is reasonably well approximated by a smooth distribution. </w:t>
            </w:r>
          </w:p>
          <w:p w14:paraId="49D7DE7A" w14:textId="77777777" w:rsidR="00A76F21" w:rsidRDefault="00A76F21" w:rsidP="00A76F21"/>
          <w:p w14:paraId="7FE5455F" w14:textId="77E4C7AC" w:rsidR="00C9447D" w:rsidRDefault="00A76F21" w:rsidP="00A76F21">
            <w:r>
              <w:t xml:space="preserve">Simple form of </w:t>
            </w:r>
            <w:r w:rsidR="006014DD">
              <w:t xml:space="preserve">the cumulative distribution function </w:t>
            </w:r>
            <w:r>
              <w:t>(the estimated entity that is subject to attenuation)</w:t>
            </w:r>
            <w:r w:rsidR="006014DD">
              <w:t>.</w:t>
            </w:r>
          </w:p>
        </w:tc>
        <w:tc>
          <w:tcPr>
            <w:tcW w:w="2265" w:type="dxa"/>
          </w:tcPr>
          <w:p w14:paraId="090A1232" w14:textId="679E2A5E" w:rsidR="00C9447D" w:rsidRDefault="00C9447D">
            <w:r>
              <w:t xml:space="preserve">Data analysis is not provided but the method is applicable to any data meeting the assumptions mentioned. </w:t>
            </w:r>
          </w:p>
        </w:tc>
      </w:tr>
      <w:tr w:rsidR="00F312EE" w14:paraId="24270ECC" w14:textId="6268BFD6" w:rsidTr="00687C7A">
        <w:tc>
          <w:tcPr>
            <w:tcW w:w="1542" w:type="dxa"/>
          </w:tcPr>
          <w:p w14:paraId="5F9234C9" w14:textId="58C5B371" w:rsidR="00C9447D" w:rsidRDefault="00C9447D">
            <w:r>
              <w:fldChar w:fldCharType="begin"/>
            </w:r>
            <w:r w:rsidR="004E5597">
              <w:instrText xml:space="preserve"> ADDIN EN.CITE &lt;EndNote&gt;&lt;Cite AuthorYear="1"&gt;&lt;Author&gt;Kim&lt;/Author&gt;&lt;Year&gt;2000&lt;/Year&gt;&lt;RecNum&gt;27&lt;/RecNum&gt;&lt;DisplayText&gt;Kim and Gleser (2000)&lt;/DisplayText&gt;&lt;record&gt;&lt;rec-number&gt;27&lt;/rec-number&gt;&lt;foreign-keys&gt;&lt;key app="EN" db-id="vxpa555w9rerz3efdwqxp2roarp9fasav02d" timestamp="1644264713"&gt;27&lt;/key&gt;&lt;/foreign-keys&gt;&lt;ref-type name="Journal Article"&gt;17&lt;/ref-type&gt;&lt;contributors&gt;&lt;authors&gt;&lt;author&gt;Kim, Jonghyeon&lt;/author&gt;&lt;author&gt;Gleser, Leon J  &lt;/author&gt;&lt;/authors&gt;&lt;/contributors&gt;&lt;titles&gt;&lt;title&gt;SIMEX approaches to measurement error in ROC studies&lt;/title&gt;&lt;secondary-title&gt;Communications in Statistics - Theory and Methods&lt;/secondary-title&gt;&lt;/titles&gt;&lt;periodical&gt;&lt;full-title&gt;Communications in Statistics - Theory and Methods&lt;/full-title&gt;&lt;/periodical&gt;&lt;pages&gt;2473-2491&lt;/pages&gt;&lt;volume&gt;29&lt;/volume&gt;&lt;number&gt;11&lt;/number&gt;&lt;dates&gt;&lt;year&gt;2000&lt;/year&gt;&lt;/dates&gt;&lt;isbn&gt;0361-0926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Kim and Gleser (2000)</w:t>
            </w:r>
            <w:r>
              <w:fldChar w:fldCharType="end"/>
            </w:r>
          </w:p>
        </w:tc>
        <w:tc>
          <w:tcPr>
            <w:tcW w:w="1482" w:type="dxa"/>
          </w:tcPr>
          <w:p w14:paraId="0B7611E3" w14:textId="05F3AD81" w:rsidR="00C9447D" w:rsidRDefault="00A76F21">
            <w:r w:rsidRPr="00A76F21">
              <w:t>Additive measurement error</w:t>
            </w:r>
            <w:r w:rsidR="002C178C">
              <w:t xml:space="preserve"> model</w:t>
            </w:r>
          </w:p>
        </w:tc>
        <w:tc>
          <w:tcPr>
            <w:tcW w:w="2400" w:type="dxa"/>
          </w:tcPr>
          <w:p w14:paraId="7B2CBF6D" w14:textId="3138DB28" w:rsidR="00C9447D" w:rsidRDefault="00C9447D">
            <w:r>
              <w:t xml:space="preserve">Homoscedasticity of measurement error. </w:t>
            </w:r>
          </w:p>
          <w:p w14:paraId="6D3C5037" w14:textId="77777777" w:rsidR="00C9447D" w:rsidRDefault="00C9447D"/>
          <w:p w14:paraId="06FFF357" w14:textId="01317626" w:rsidR="00C9447D" w:rsidRDefault="00C9447D">
            <w:r>
              <w:t>Measurement error variance is small and  known</w:t>
            </w:r>
            <w:r w:rsidR="006014DD">
              <w:t>.</w:t>
            </w:r>
          </w:p>
        </w:tc>
        <w:tc>
          <w:tcPr>
            <w:tcW w:w="2296" w:type="dxa"/>
          </w:tcPr>
          <w:p w14:paraId="2A8A0467" w14:textId="0ECC3793" w:rsidR="00C9447D" w:rsidRDefault="00A76F21">
            <w:r>
              <w:t>None</w:t>
            </w:r>
          </w:p>
        </w:tc>
        <w:tc>
          <w:tcPr>
            <w:tcW w:w="2265" w:type="dxa"/>
          </w:tcPr>
          <w:p w14:paraId="67944D01" w14:textId="035D1D36" w:rsidR="00C9447D" w:rsidRDefault="006E165F">
            <w:r>
              <w:t>Data that has mismeasured ordinal or continuous covariates whereby main interest lies in the estimation of the area under the ROC curve.</w:t>
            </w:r>
          </w:p>
        </w:tc>
      </w:tr>
      <w:tr w:rsidR="00F312EE" w14:paraId="37108502" w14:textId="3F5B1E84" w:rsidTr="00687C7A">
        <w:tc>
          <w:tcPr>
            <w:tcW w:w="1542" w:type="dxa"/>
          </w:tcPr>
          <w:p w14:paraId="096F78D0" w14:textId="4CF27976" w:rsidR="00C9447D" w:rsidRDefault="00C9447D">
            <w:r>
              <w:fldChar w:fldCharType="begin"/>
            </w:r>
            <w:r w:rsidR="00384346">
              <w:instrText xml:space="preserve"> ADDIN EN.CITE &lt;EndNote&gt;&lt;Cite AuthorYear="1"&gt;&lt;Author&gt;Wang&lt;/Author&gt;&lt;Year&gt;2009&lt;/Year&gt;&lt;RecNum&gt;26&lt;/RecNum&gt;&lt;DisplayText&gt;X.-F. Wang, Sun, and Fan (2009)&lt;/DisplayText&gt;&lt;record&gt;&lt;rec-number&gt;26&lt;/rec-number&gt;&lt;foreign-keys&gt;&lt;key app="EN" db-id="wdwptdapueevr3eadeux50drxp5t9ztv2edr" timestamp="1637006658"&gt;26&lt;/key&gt;&lt;/foreign-keys&gt;&lt;ref-type name="Journal Article"&gt;17&lt;/ref-type&gt;&lt;contributors&gt;&lt;authors&gt;&lt;author&gt;Wang, Xiao-Feng&lt;/author&gt;&lt;author&gt;Sun, Jiayang&lt;/author&gt;&lt;author&gt;Fan, Zhaozhi  &lt;/author&gt;&lt;/authors&gt;&lt;/contributors&gt;&lt;titles&gt;&lt;title&gt;Deconvolution density estimation with heteroscedastic errors using SIMEX&lt;/title&gt;&lt;secondary-title&gt;arXiv:0902.2117&lt;/secondary-title&gt;&lt;/titles&gt;&lt;periodical&gt;&lt;full-title&gt;arXiv:0902.2117&lt;/full-title&gt;&lt;/periodical&gt;&lt;dates&gt;&lt;year&gt;2009&lt;/year&gt;&lt;/dates&gt;&lt;urls&gt;&lt;/urls&gt;&lt;/record&gt;&lt;/Cite&gt;&lt;/EndNote&gt;</w:instrText>
            </w:r>
            <w:r>
              <w:fldChar w:fldCharType="separate"/>
            </w:r>
            <w:r w:rsidR="004D6F35">
              <w:rPr>
                <w:noProof/>
              </w:rPr>
              <w:t>X.-F. Wang, Sun, and Fan (2009)</w:t>
            </w:r>
            <w:r>
              <w:fldChar w:fldCharType="end"/>
            </w:r>
          </w:p>
        </w:tc>
        <w:tc>
          <w:tcPr>
            <w:tcW w:w="1482" w:type="dxa"/>
          </w:tcPr>
          <w:p w14:paraId="09B0B20B" w14:textId="576E8F01" w:rsidR="00A76F21" w:rsidRDefault="00A76F21" w:rsidP="00A76F21">
            <w:r>
              <w:t>Additive measurement error</w:t>
            </w:r>
            <w:r w:rsidR="002C178C">
              <w:t xml:space="preserve"> model</w:t>
            </w:r>
          </w:p>
          <w:p w14:paraId="4296CE9A" w14:textId="77777777" w:rsidR="00C9447D" w:rsidRDefault="00C9447D"/>
        </w:tc>
        <w:tc>
          <w:tcPr>
            <w:tcW w:w="2400" w:type="dxa"/>
          </w:tcPr>
          <w:p w14:paraId="17888F0F" w14:textId="2450CB30" w:rsidR="00C9447D" w:rsidRDefault="00C9447D">
            <w:r>
              <w:t xml:space="preserve">Homoscedasticity of measurement error or smooth heteroscedastic and finite measurement error. </w:t>
            </w:r>
          </w:p>
          <w:p w14:paraId="1BAD04D4" w14:textId="26365F7C" w:rsidR="00C9447D" w:rsidRDefault="00C9447D"/>
          <w:p w14:paraId="147A68BB" w14:textId="5F96ADDA" w:rsidR="00C9447D" w:rsidRDefault="00C9447D"/>
        </w:tc>
        <w:tc>
          <w:tcPr>
            <w:tcW w:w="2296" w:type="dxa"/>
          </w:tcPr>
          <w:p w14:paraId="6B232593" w14:textId="533A9AC4" w:rsidR="00C9447D" w:rsidRDefault="00A76F21">
            <w:r>
              <w:t>Probability density function of true covariate X has a bounded and continuous derivative</w:t>
            </w:r>
          </w:p>
        </w:tc>
        <w:tc>
          <w:tcPr>
            <w:tcW w:w="2265" w:type="dxa"/>
          </w:tcPr>
          <w:p w14:paraId="25AE9129" w14:textId="22492B1A" w:rsidR="00C9447D" w:rsidRDefault="00566C08">
            <w:r>
              <w:t xml:space="preserve">Data in which interest lies in estimation of unknown density of a continuous covariate, which </w:t>
            </w:r>
            <w:r w:rsidR="00C9447D">
              <w:t xml:space="preserve">has a skewed distribution and is subject to heteroscedastic measurement error </w:t>
            </w:r>
          </w:p>
        </w:tc>
      </w:tr>
      <w:tr w:rsidR="00F312EE" w14:paraId="5069F5C4" w14:textId="77777777" w:rsidTr="00687C7A">
        <w:tc>
          <w:tcPr>
            <w:tcW w:w="1542" w:type="dxa"/>
          </w:tcPr>
          <w:p w14:paraId="1371B1D1" w14:textId="7A9D498D" w:rsidR="00C9447D" w:rsidRPr="00643679" w:rsidRDefault="00C9447D">
            <w:pPr>
              <w:rPr>
                <w:b/>
                <w:bCs/>
              </w:rPr>
            </w:pPr>
            <w:r w:rsidRPr="00643679">
              <w:rPr>
                <w:b/>
                <w:bCs/>
              </w:rPr>
              <w:t>5.2 Augmentation of the simulation step</w:t>
            </w:r>
          </w:p>
        </w:tc>
        <w:tc>
          <w:tcPr>
            <w:tcW w:w="1482" w:type="dxa"/>
          </w:tcPr>
          <w:p w14:paraId="1F6D6A77" w14:textId="77777777" w:rsidR="00C9447D" w:rsidRDefault="00C9447D"/>
        </w:tc>
        <w:tc>
          <w:tcPr>
            <w:tcW w:w="2400" w:type="dxa"/>
          </w:tcPr>
          <w:p w14:paraId="0BBF5CAC" w14:textId="2E80D4B8" w:rsidR="00C9447D" w:rsidRDefault="00C9447D"/>
        </w:tc>
        <w:tc>
          <w:tcPr>
            <w:tcW w:w="2296" w:type="dxa"/>
          </w:tcPr>
          <w:p w14:paraId="51EB30DB" w14:textId="77777777" w:rsidR="00C9447D" w:rsidRDefault="00C9447D"/>
        </w:tc>
        <w:tc>
          <w:tcPr>
            <w:tcW w:w="2265" w:type="dxa"/>
          </w:tcPr>
          <w:p w14:paraId="4752D95F" w14:textId="3E655E9B" w:rsidR="00C9447D" w:rsidRDefault="00C9447D"/>
        </w:tc>
      </w:tr>
      <w:tr w:rsidR="00F312EE" w14:paraId="0273D463" w14:textId="35039841" w:rsidTr="00687C7A">
        <w:tc>
          <w:tcPr>
            <w:tcW w:w="1542" w:type="dxa"/>
          </w:tcPr>
          <w:p w14:paraId="0FCB649D" w14:textId="7C38DF3B" w:rsidR="00C9447D" w:rsidRDefault="00C9447D">
            <w:r>
              <w:fldChar w:fldCharType="begin"/>
            </w:r>
            <w:r w:rsidR="004E5597">
              <w:instrText xml:space="preserve"> ADDIN EN.CITE &lt;EndNote&gt;&lt;Cite AuthorYear="1"&gt;&lt;Author&gt;Nghiem&lt;/Author&gt;&lt;Year&gt;2019&lt;/Year&gt;&lt;RecNum&gt;29&lt;/RecNum&gt;&lt;DisplayText&gt;Nghiem and Potgieter (2019)&lt;/DisplayText&gt;&lt;record&gt;&lt;rec-number&gt;29&lt;/rec-number&gt;&lt;foreign-keys&gt;&lt;key app="EN" db-id="vxpa555w9rerz3efdwqxp2roarp9fasav02d" timestamp="1644264713"&gt;29&lt;/key&gt;&lt;/foreign-keys&gt;&lt;ref-type name="Journal Article"&gt;17&lt;/ref-type&gt;&lt;contributors&gt;&lt;authors&gt;&lt;author&gt;Nghiem, Linh&lt;/author&gt;&lt;author&gt;Potgieter, Cornelis  &lt;/author&gt;&lt;/authors&gt;&lt;/contributors&gt;&lt;titles&gt;&lt;title&gt;Simulation‐selection‐extrapolation: Estimation in high‐dimensional errors‐in‐variables models&lt;/title&gt;&lt;secondary-title&gt;Biometrics&lt;/secondary-title&gt;&lt;/titles&gt;&lt;periodical&gt;&lt;full-title&gt;Biometrics&lt;/full-title&gt;&lt;/periodical&gt;&lt;pages&gt;1133-1144&lt;/pages&gt;&lt;volume&gt;75&lt;/volume&gt;&lt;number&gt;4&lt;/number&gt;&lt;dates&gt;&lt;year&gt;2019&lt;/year&gt;&lt;/dates&gt;&lt;isbn&gt;0006-341X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Nghiem and Potgieter (2019)</w:t>
            </w:r>
            <w:r>
              <w:fldChar w:fldCharType="end"/>
            </w:r>
          </w:p>
        </w:tc>
        <w:tc>
          <w:tcPr>
            <w:tcW w:w="1482" w:type="dxa"/>
          </w:tcPr>
          <w:p w14:paraId="0BAFE45B" w14:textId="2284D232" w:rsidR="00C9447D" w:rsidRDefault="00A76F21">
            <w:r>
              <w:t>Additive measurement error</w:t>
            </w:r>
            <w:r w:rsidR="002C178C">
              <w:t xml:space="preserve"> model</w:t>
            </w:r>
          </w:p>
        </w:tc>
        <w:tc>
          <w:tcPr>
            <w:tcW w:w="2400" w:type="dxa"/>
          </w:tcPr>
          <w:p w14:paraId="69C6A4C5" w14:textId="1C765B6F" w:rsidR="00C9447D" w:rsidRDefault="00C9447D">
            <w:r>
              <w:t>Measurement error</w:t>
            </w:r>
            <w:r w:rsidR="004138C2">
              <w:t xml:space="preserve"> variance</w:t>
            </w:r>
            <w:r>
              <w:t xml:space="preserve"> is known or </w:t>
            </w:r>
            <w:r>
              <w:lastRenderedPageBreak/>
              <w:t xml:space="preserve">can be estimated from auxiliary data. </w:t>
            </w:r>
          </w:p>
          <w:p w14:paraId="08DF8812" w14:textId="60712913" w:rsidR="00C9447D" w:rsidRDefault="00C9447D"/>
        </w:tc>
        <w:tc>
          <w:tcPr>
            <w:tcW w:w="2296" w:type="dxa"/>
          </w:tcPr>
          <w:p w14:paraId="07B1F845" w14:textId="1C041252" w:rsidR="00C9447D" w:rsidRDefault="00A76F21">
            <w:r>
              <w:lastRenderedPageBreak/>
              <w:t>None</w:t>
            </w:r>
          </w:p>
        </w:tc>
        <w:tc>
          <w:tcPr>
            <w:tcW w:w="2265" w:type="dxa"/>
          </w:tcPr>
          <w:p w14:paraId="65F4BE97" w14:textId="0A77CFF9" w:rsidR="00C9447D" w:rsidRDefault="00C9447D" w:rsidP="00815B63">
            <w:r>
              <w:t xml:space="preserve">High dimensional </w:t>
            </w:r>
            <w:r w:rsidR="004138C2">
              <w:t xml:space="preserve">data in which the number of covariates is much </w:t>
            </w:r>
            <w:r w:rsidR="004138C2">
              <w:lastRenderedPageBreak/>
              <w:t xml:space="preserve">larger than the sample size, but only a few </w:t>
            </w:r>
            <w:r w:rsidR="00566C08">
              <w:t xml:space="preserve">continuous </w:t>
            </w:r>
            <w:r w:rsidR="004138C2">
              <w:t>covariates which have measurement error are suspected to be significant</w:t>
            </w:r>
            <w:r w:rsidR="00A621B0">
              <w:t>.</w:t>
            </w:r>
          </w:p>
        </w:tc>
      </w:tr>
      <w:tr w:rsidR="00F312EE" w14:paraId="710619EA" w14:textId="7940A3E8" w:rsidTr="00687C7A">
        <w:tc>
          <w:tcPr>
            <w:tcW w:w="1542" w:type="dxa"/>
          </w:tcPr>
          <w:p w14:paraId="30A79622" w14:textId="0E6EF093" w:rsidR="00C9447D" w:rsidRPr="00964D74" w:rsidRDefault="00C9447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5.3 Empirical SIMEX for unknown measurement error variance</w:t>
            </w:r>
          </w:p>
        </w:tc>
        <w:tc>
          <w:tcPr>
            <w:tcW w:w="1482" w:type="dxa"/>
          </w:tcPr>
          <w:p w14:paraId="003DE2F2" w14:textId="77777777" w:rsidR="00C9447D" w:rsidRDefault="00C9447D"/>
        </w:tc>
        <w:tc>
          <w:tcPr>
            <w:tcW w:w="2400" w:type="dxa"/>
          </w:tcPr>
          <w:p w14:paraId="28376ABA" w14:textId="75D8262F" w:rsidR="00C9447D" w:rsidRDefault="00C9447D"/>
        </w:tc>
        <w:tc>
          <w:tcPr>
            <w:tcW w:w="2296" w:type="dxa"/>
          </w:tcPr>
          <w:p w14:paraId="579BBFF7" w14:textId="77777777" w:rsidR="00C9447D" w:rsidRDefault="00C9447D"/>
        </w:tc>
        <w:tc>
          <w:tcPr>
            <w:tcW w:w="2265" w:type="dxa"/>
          </w:tcPr>
          <w:p w14:paraId="3FDD018E" w14:textId="518E3533" w:rsidR="00C9447D" w:rsidRDefault="00C9447D"/>
        </w:tc>
      </w:tr>
      <w:tr w:rsidR="00F312EE" w14:paraId="0B0441E3" w14:textId="1C916B3F" w:rsidTr="00687C7A">
        <w:tc>
          <w:tcPr>
            <w:tcW w:w="1542" w:type="dxa"/>
          </w:tcPr>
          <w:p w14:paraId="121D16A1" w14:textId="6DFBD194" w:rsidR="00C9447D" w:rsidRDefault="00C9447D">
            <w:r>
              <w:fldChar w:fldCharType="begin"/>
            </w:r>
            <w:r w:rsidR="004E5597">
              <w:instrText xml:space="preserve"> ADDIN EN.CITE &lt;EndNote&gt;&lt;Cite AuthorYear="1"&gt;&lt;Author&gt;Devanarayan&lt;/Author&gt;&lt;Year&gt;2002&lt;/Year&gt;&lt;RecNum&gt;30&lt;/RecNum&gt;&lt;DisplayText&gt;Devanarayan and Stefanski (2002)&lt;/DisplayText&gt;&lt;record&gt;&lt;rec-number&gt;30&lt;/rec-number&gt;&lt;foreign-keys&gt;&lt;key app="EN" db-id="vxpa555w9rerz3efdwqxp2roarp9fasav02d" timestamp="1644264713"&gt;30&lt;/key&gt;&lt;/foreign-keys&gt;&lt;ref-type name="Journal Article"&gt;17&lt;/ref-type&gt;&lt;contributors&gt;&lt;authors&gt;&lt;author&gt;Devanarayan, Viswanath&lt;/author&gt;&lt;author&gt;Stefanski, Leonard A&lt;/author&gt;&lt;/authors&gt;&lt;/contributors&gt;&lt;titles&gt;&lt;title&gt;Empirical simulation extrapolation for measurement error models with replicate measurements&lt;/title&gt;&lt;secondary-title&gt;Statistics &amp;amp; Probability Letters&lt;/secondary-title&gt;&lt;/titles&gt;&lt;periodical&gt;&lt;full-title&gt;Statistics &amp;amp; Probability Letters&lt;/full-title&gt;&lt;/periodical&gt;&lt;pages&gt;219-225&lt;/pages&gt;&lt;volume&gt;59&lt;/volume&gt;&lt;number&gt;3&lt;/number&gt;&lt;dates&gt;&lt;year&gt;2002&lt;/year&gt;&lt;/dates&gt;&lt;isbn&gt;0167-7152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Devanarayan and Stefanski (2002)</w:t>
            </w:r>
            <w:r>
              <w:fldChar w:fldCharType="end"/>
            </w:r>
          </w:p>
        </w:tc>
        <w:tc>
          <w:tcPr>
            <w:tcW w:w="1482" w:type="dxa"/>
          </w:tcPr>
          <w:p w14:paraId="4041EC84" w14:textId="487180A3" w:rsidR="00C9447D" w:rsidRDefault="00A76F21">
            <w:r>
              <w:t xml:space="preserve">Additive measurement error </w:t>
            </w:r>
            <w:r w:rsidR="002C178C">
              <w:t>model</w:t>
            </w:r>
          </w:p>
        </w:tc>
        <w:tc>
          <w:tcPr>
            <w:tcW w:w="2400" w:type="dxa"/>
          </w:tcPr>
          <w:p w14:paraId="00F9D245" w14:textId="613819C8" w:rsidR="00C9447D" w:rsidRDefault="00C9447D">
            <w:r>
              <w:t xml:space="preserve">Replicate measurements of the covariate are available. </w:t>
            </w:r>
          </w:p>
        </w:tc>
        <w:tc>
          <w:tcPr>
            <w:tcW w:w="2296" w:type="dxa"/>
          </w:tcPr>
          <w:p w14:paraId="2ABB82CE" w14:textId="2221C3AB" w:rsidR="00C9447D" w:rsidRDefault="001774D1">
            <w:r>
              <w:t>None</w:t>
            </w:r>
          </w:p>
        </w:tc>
        <w:tc>
          <w:tcPr>
            <w:tcW w:w="2265" w:type="dxa"/>
          </w:tcPr>
          <w:p w14:paraId="11CC0E61" w14:textId="0DF516A2" w:rsidR="00C9447D" w:rsidRDefault="00566C08">
            <w:r>
              <w:t>Longitudinal data where measurement error occurs in a continuous covariate.</w:t>
            </w:r>
          </w:p>
        </w:tc>
      </w:tr>
      <w:tr w:rsidR="00F312EE" w14:paraId="6E5FB3EF" w14:textId="5C506572" w:rsidTr="00687C7A">
        <w:tc>
          <w:tcPr>
            <w:tcW w:w="1542" w:type="dxa"/>
          </w:tcPr>
          <w:p w14:paraId="3D606A5F" w14:textId="4C6970EA" w:rsidR="00C9447D" w:rsidRPr="00B9000F" w:rsidRDefault="00C9447D">
            <w:pPr>
              <w:rPr>
                <w:b/>
                <w:bCs/>
              </w:rPr>
            </w:pPr>
            <w:r w:rsidRPr="00B9000F">
              <w:rPr>
                <w:b/>
                <w:bCs/>
              </w:rPr>
              <w:t>5.4 Deriving the evaluation point of the extrapolation function.</w:t>
            </w:r>
          </w:p>
        </w:tc>
        <w:tc>
          <w:tcPr>
            <w:tcW w:w="1482" w:type="dxa"/>
          </w:tcPr>
          <w:p w14:paraId="02D2B070" w14:textId="77777777" w:rsidR="00C9447D" w:rsidRDefault="00C9447D"/>
        </w:tc>
        <w:tc>
          <w:tcPr>
            <w:tcW w:w="2400" w:type="dxa"/>
          </w:tcPr>
          <w:p w14:paraId="36DD99BD" w14:textId="3C1B6A88" w:rsidR="00C9447D" w:rsidRDefault="00C9447D"/>
        </w:tc>
        <w:tc>
          <w:tcPr>
            <w:tcW w:w="2296" w:type="dxa"/>
          </w:tcPr>
          <w:p w14:paraId="70411764" w14:textId="77777777" w:rsidR="00C9447D" w:rsidRDefault="00C9447D"/>
        </w:tc>
        <w:tc>
          <w:tcPr>
            <w:tcW w:w="2265" w:type="dxa"/>
          </w:tcPr>
          <w:p w14:paraId="1350A7D3" w14:textId="7695EA0E" w:rsidR="00C9447D" w:rsidRDefault="00C9447D"/>
        </w:tc>
      </w:tr>
      <w:tr w:rsidR="00F312EE" w14:paraId="267AA7BF" w14:textId="77777777" w:rsidTr="00687C7A">
        <w:tc>
          <w:tcPr>
            <w:tcW w:w="1542" w:type="dxa"/>
          </w:tcPr>
          <w:p w14:paraId="4D18B480" w14:textId="4C7E42B1" w:rsidR="00C9447D" w:rsidRPr="00746621" w:rsidRDefault="00C9447D" w:rsidP="001B1EE9">
            <w:r w:rsidRPr="00746621">
              <w:fldChar w:fldCharType="begin"/>
            </w:r>
            <w:r w:rsidR="004E5597">
              <w:instrText xml:space="preserve"> ADDIN EN.CITE &lt;EndNote&gt;&lt;Cite AuthorYear="1"&gt;&lt;Author&gt;Polzehl&lt;/Author&gt;&lt;Year&gt;2004&lt;/Year&gt;&lt;RecNum&gt;31&lt;/RecNum&gt;&lt;DisplayText&gt;Polzehl and Zwanzig (2004)&lt;/DisplayText&gt;&lt;record&gt;&lt;rec-number&gt;31&lt;/rec-number&gt;&lt;foreign-keys&gt;&lt;key app="EN" db-id="vxpa555w9rerz3efdwqxp2roarp9fasav02d" timestamp="1644264713"&gt;31&lt;/key&gt;&lt;/foreign-keys&gt;&lt;ref-type name="Journal Article"&gt;17&lt;/ref-type&gt;&lt;contributors&gt;&lt;authors&gt;&lt;author&gt;Polzehl, Jörg&lt;/author&gt;&lt;author&gt;Zwanzig, Silvelyn&lt;/author&gt;&lt;/authors&gt;&lt;/contributors&gt;&lt;titles&gt;&lt;title&gt;On a symmetrized simulation extrapolation estimator in linear errors-in-variables models&lt;/title&gt;&lt;secondary-title&gt;Computational statistics &amp;amp; data analysis&lt;/secondary-title&gt;&lt;/titles&gt;&lt;periodical&gt;&lt;full-title&gt;Computational statistics &amp;amp; data analysis&lt;/full-title&gt;&lt;/periodical&gt;&lt;pages&gt;675-688&lt;/pages&gt;&lt;volume&gt;47&lt;/volume&gt;&lt;number&gt;4&lt;/number&gt;&lt;dates&gt;&lt;year&gt;2004&lt;/year&gt;&lt;/dates&gt;&lt;isbn&gt;0167-9473&lt;/isbn&gt;&lt;urls&gt;&lt;/urls&gt;&lt;/record&gt;&lt;/Cite&gt;&lt;/EndNote&gt;</w:instrText>
            </w:r>
            <w:r w:rsidRPr="00746621">
              <w:fldChar w:fldCharType="separate"/>
            </w:r>
            <w:r>
              <w:rPr>
                <w:noProof/>
              </w:rPr>
              <w:t>Polzehl and Zwanzig (2004)</w:t>
            </w:r>
            <w:r w:rsidRPr="00746621">
              <w:fldChar w:fldCharType="end"/>
            </w:r>
          </w:p>
        </w:tc>
        <w:tc>
          <w:tcPr>
            <w:tcW w:w="1482" w:type="dxa"/>
          </w:tcPr>
          <w:p w14:paraId="66FAEB09" w14:textId="12BC0EC2" w:rsidR="00C9447D" w:rsidRDefault="00A76F21" w:rsidP="001B1EE9">
            <w:r>
              <w:t>Additive measurement error</w:t>
            </w:r>
            <w:r w:rsidR="002C178C">
              <w:t xml:space="preserve"> model</w:t>
            </w:r>
          </w:p>
        </w:tc>
        <w:tc>
          <w:tcPr>
            <w:tcW w:w="2400" w:type="dxa"/>
          </w:tcPr>
          <w:p w14:paraId="6454ABCE" w14:textId="5F011450" w:rsidR="00C9447D" w:rsidRDefault="00C9447D" w:rsidP="001B1EE9">
            <w:r>
              <w:t xml:space="preserve">Measurement error is symmetric in nature. </w:t>
            </w:r>
          </w:p>
          <w:p w14:paraId="1F4FE59D" w14:textId="77777777" w:rsidR="00C9447D" w:rsidRDefault="00C9447D" w:rsidP="001B1EE9"/>
          <w:p w14:paraId="47D16E37" w14:textId="0E71F9D4" w:rsidR="00C9447D" w:rsidRDefault="00C9447D" w:rsidP="001B1EE9">
            <w:r>
              <w:t xml:space="preserve">All </w:t>
            </w:r>
            <m:oMath>
              <m:r>
                <w:rPr>
                  <w:rFonts w:ascii="Cambria Math" w:hAnsi="Cambria Math"/>
                </w:rPr>
                <m:t>βs</m:t>
              </m:r>
            </m:oMath>
            <w:r>
              <w:rPr>
                <w:rFonts w:eastAsiaTheme="minorEastAsia"/>
              </w:rPr>
              <w:t xml:space="preserve"> are non-zero. </w:t>
            </w:r>
          </w:p>
        </w:tc>
        <w:tc>
          <w:tcPr>
            <w:tcW w:w="2296" w:type="dxa"/>
          </w:tcPr>
          <w:p w14:paraId="7203F99B" w14:textId="3F165089" w:rsidR="00C9447D" w:rsidRDefault="001774D1" w:rsidP="001B1EE9">
            <w:r>
              <w:t>None</w:t>
            </w:r>
          </w:p>
        </w:tc>
        <w:tc>
          <w:tcPr>
            <w:tcW w:w="2265" w:type="dxa"/>
          </w:tcPr>
          <w:p w14:paraId="487E0B0C" w14:textId="079AF94D" w:rsidR="00C9447D" w:rsidRDefault="00880D02" w:rsidP="001B1EE9">
            <w:r>
              <w:t>Continuous data</w:t>
            </w:r>
            <w:r w:rsidR="00D873C3">
              <w:t xml:space="preserve"> with measurement error.</w:t>
            </w:r>
          </w:p>
        </w:tc>
      </w:tr>
      <w:tr w:rsidR="00F312EE" w14:paraId="2588EF98" w14:textId="77777777" w:rsidTr="00687C7A">
        <w:tc>
          <w:tcPr>
            <w:tcW w:w="1542" w:type="dxa"/>
          </w:tcPr>
          <w:p w14:paraId="36703971" w14:textId="0685D044" w:rsidR="00C9447D" w:rsidRPr="00746621" w:rsidRDefault="00C9447D" w:rsidP="001B1EE9">
            <w:r>
              <w:fldChar w:fldCharType="begin"/>
            </w:r>
            <w:r w:rsidR="004E5597">
              <w:instrText xml:space="preserve"> ADDIN EN.CITE &lt;EndNote&gt;&lt;Cite AuthorYear="1"&gt;&lt;Author&gt;Koul&lt;/Author&gt;&lt;Year&gt;2014&lt;/Year&gt;&lt;RecNum&gt;18&lt;/RecNum&gt;&lt;DisplayText&gt;Koul and Song (2014)&lt;/DisplayText&gt;&lt;record&gt;&lt;rec-number&gt;18&lt;/rec-number&gt;&lt;foreign-keys&gt;&lt;key app="EN" db-id="vxpa555w9rerz3efdwqxp2roarp9fasav02d" timestamp="1644264713"&gt;18&lt;/key&gt;&lt;/foreign-keys&gt;&lt;ref-type name="Journal Article"&gt;17&lt;/ref-type&gt;&lt;contributors&gt;&lt;authors&gt;&lt;author&gt;Koul, Hira L&lt;/author&gt;&lt;author&gt;Song, Weixing&lt;/author&gt;&lt;/authors&gt;&lt;/contributors&gt;&lt;titles&gt;&lt;title&gt;Simulation extrapolation estimation in parametric models with Laplace measurement error&lt;/title&gt;&lt;secondary-title&gt;Electronic Journal of Statistics&lt;/secondary-title&gt;&lt;/titles&gt;&lt;periodical&gt;&lt;full-title&gt;Electronic journal of statistics&lt;/full-title&gt;&lt;/periodical&gt;&lt;pages&gt;1973-1995&lt;/pages&gt;&lt;volume&gt;8&lt;/volume&gt;&lt;number&gt;2&lt;/number&gt;&lt;dates&gt;&lt;year&gt;2014&lt;/year&gt;&lt;/dates&gt;&lt;isbn&gt;1935-7524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Koul and Song (2014)</w:t>
            </w:r>
            <w:r>
              <w:fldChar w:fldCharType="end"/>
            </w:r>
          </w:p>
        </w:tc>
        <w:tc>
          <w:tcPr>
            <w:tcW w:w="1482" w:type="dxa"/>
          </w:tcPr>
          <w:p w14:paraId="7DE7C454" w14:textId="2298C4F7" w:rsidR="00C9447D" w:rsidRDefault="007B4FCF" w:rsidP="001B1EE9">
            <w:r>
              <w:t>Additive measurement error</w:t>
            </w:r>
            <w:r w:rsidR="002C178C">
              <w:t xml:space="preserve"> model</w:t>
            </w:r>
          </w:p>
        </w:tc>
        <w:tc>
          <w:tcPr>
            <w:tcW w:w="2400" w:type="dxa"/>
          </w:tcPr>
          <w:p w14:paraId="7BEAE490" w14:textId="05FCD56B" w:rsidR="007E01B6" w:rsidRDefault="00C9447D" w:rsidP="007E01B6">
            <w:pPr>
              <w:rPr>
                <w:rFonts w:eastAsiaTheme="minorEastAsia"/>
              </w:rPr>
            </w:pPr>
            <w:r>
              <w:t>Measurement error</w:t>
            </w:r>
            <w:r w:rsidR="007E01B6">
              <w:t xml:space="preserve"> occurs only in one covariate </w:t>
            </w:r>
            <m:oMath>
              <m:r>
                <w:del w:id="0" w:author="Sevilimedu Veeravalli, Srinivasa V./Epidemiology-Biostatistics" w:date="2022-02-09T16:04:00Z">
                  <w:rPr>
                    <w:rFonts w:ascii="Cambria Math" w:hAnsi="Cambria Math"/>
                  </w:rPr>
                  <m:t xml:space="preserve">X </m:t>
                </w:del>
              </m:r>
            </m:oMath>
            <w:r w:rsidR="007E01B6">
              <w:rPr>
                <w:rFonts w:eastAsiaTheme="minorEastAsia"/>
              </w:rPr>
              <w:t>and</w:t>
            </w:r>
            <w:r>
              <w:t xml:space="preserve"> follows Laplace distribution</w:t>
            </w:r>
            <w:r>
              <w:rPr>
                <w:rFonts w:eastAsiaTheme="minorEastAsia"/>
              </w:rPr>
              <w:t>.</w:t>
            </w:r>
          </w:p>
          <w:p w14:paraId="6B101A32" w14:textId="77777777" w:rsidR="007E01B6" w:rsidRDefault="007E01B6" w:rsidP="007E01B6">
            <w:pPr>
              <w:rPr>
                <w:rFonts w:eastAsiaTheme="minorEastAsia"/>
              </w:rPr>
            </w:pPr>
          </w:p>
          <w:p w14:paraId="29A04714" w14:textId="53C17046" w:rsidR="00C9447D" w:rsidRDefault="007E01B6" w:rsidP="007E01B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Measurement error </w:t>
            </w:r>
            <w:r w:rsidR="00880D02">
              <w:rPr>
                <w:rFonts w:eastAsiaTheme="minorEastAsia"/>
              </w:rPr>
              <w:t xml:space="preserve">variance </w:t>
            </w:r>
            <w:r>
              <w:rPr>
                <w:rFonts w:eastAsiaTheme="minorEastAsia"/>
              </w:rPr>
              <w:t>is known or can be reasonably estimated.</w:t>
            </w:r>
            <w:r w:rsidR="00C9447D">
              <w:rPr>
                <w:rFonts w:eastAsiaTheme="minorEastAsia"/>
              </w:rPr>
              <w:t xml:space="preserve"> </w:t>
            </w:r>
          </w:p>
          <w:p w14:paraId="13C7A6FF" w14:textId="77777777" w:rsidR="00C9447D" w:rsidRDefault="00C9447D" w:rsidP="001B1EE9"/>
          <w:p w14:paraId="0A587AAC" w14:textId="52F81EEF" w:rsidR="00C9447D" w:rsidRDefault="00C9447D" w:rsidP="001B1EE9"/>
        </w:tc>
        <w:tc>
          <w:tcPr>
            <w:tcW w:w="2296" w:type="dxa"/>
          </w:tcPr>
          <w:p w14:paraId="0E9D572C" w14:textId="3A814503" w:rsidR="00C9447D" w:rsidRDefault="001774D1" w:rsidP="001B1EE9">
            <w:r>
              <w:t>None</w:t>
            </w:r>
          </w:p>
        </w:tc>
        <w:tc>
          <w:tcPr>
            <w:tcW w:w="2265" w:type="dxa"/>
          </w:tcPr>
          <w:p w14:paraId="7F66CB0F" w14:textId="33382D8A" w:rsidR="00C9447D" w:rsidRDefault="006E165F" w:rsidP="001B1EE9">
            <w:r>
              <w:t xml:space="preserve">Longitudinal </w:t>
            </w:r>
            <w:r w:rsidR="00A621B0">
              <w:t>data in</w:t>
            </w:r>
            <w:r w:rsidR="004911EB">
              <w:t xml:space="preserve"> which measurement error </w:t>
            </w:r>
            <w:r w:rsidR="009B6DEC">
              <w:t xml:space="preserve">in a </w:t>
            </w:r>
            <w:r>
              <w:t xml:space="preserve">continuous covariate </w:t>
            </w:r>
            <w:r w:rsidR="00C9447D">
              <w:t xml:space="preserve">follows Laplace distribution. </w:t>
            </w:r>
          </w:p>
        </w:tc>
      </w:tr>
      <w:tr w:rsidR="00F312EE" w14:paraId="6FB7DE35" w14:textId="77777777" w:rsidTr="00687C7A">
        <w:trPr>
          <w:trHeight w:val="980"/>
        </w:trPr>
        <w:tc>
          <w:tcPr>
            <w:tcW w:w="1542" w:type="dxa"/>
          </w:tcPr>
          <w:p w14:paraId="44019D7E" w14:textId="7AA73296" w:rsidR="00E4645D" w:rsidRPr="00E4645D" w:rsidRDefault="00E4645D" w:rsidP="001B1EE9">
            <w:pPr>
              <w:rPr>
                <w:b/>
                <w:bCs/>
              </w:rPr>
            </w:pPr>
            <w:r>
              <w:rPr>
                <w:b/>
                <w:bCs/>
              </w:rPr>
              <w:t>5.5 Modification to the simulation of pseudo-datasets</w:t>
            </w:r>
          </w:p>
        </w:tc>
        <w:tc>
          <w:tcPr>
            <w:tcW w:w="1482" w:type="dxa"/>
          </w:tcPr>
          <w:p w14:paraId="0D03D4BA" w14:textId="77777777" w:rsidR="00E4645D" w:rsidRDefault="00E4645D" w:rsidP="001B1EE9"/>
        </w:tc>
        <w:tc>
          <w:tcPr>
            <w:tcW w:w="2400" w:type="dxa"/>
          </w:tcPr>
          <w:p w14:paraId="670490E6" w14:textId="77777777" w:rsidR="00E4645D" w:rsidRDefault="00E4645D" w:rsidP="001B1EE9"/>
        </w:tc>
        <w:tc>
          <w:tcPr>
            <w:tcW w:w="2296" w:type="dxa"/>
          </w:tcPr>
          <w:p w14:paraId="3537C3A3" w14:textId="77777777" w:rsidR="00E4645D" w:rsidRDefault="00E4645D" w:rsidP="001B1EE9"/>
        </w:tc>
        <w:tc>
          <w:tcPr>
            <w:tcW w:w="2265" w:type="dxa"/>
          </w:tcPr>
          <w:p w14:paraId="37591643" w14:textId="77777777" w:rsidR="00E4645D" w:rsidRDefault="00E4645D" w:rsidP="001B1EE9"/>
        </w:tc>
      </w:tr>
      <w:tr w:rsidR="00F312EE" w14:paraId="4AD351BD" w14:textId="77777777" w:rsidTr="00687C7A">
        <w:trPr>
          <w:trHeight w:val="980"/>
        </w:trPr>
        <w:tc>
          <w:tcPr>
            <w:tcW w:w="1542" w:type="dxa"/>
          </w:tcPr>
          <w:p w14:paraId="13F0CCA4" w14:textId="5DE00BD2" w:rsidR="009F1F48" w:rsidRDefault="009F1F48" w:rsidP="001B1EE9">
            <w:r>
              <w:fldChar w:fldCharType="begin"/>
            </w:r>
            <w:r w:rsidR="004E5597">
              <w:instrText xml:space="preserve"> ADDIN EN.CITE &lt;EndNote&gt;&lt;Cite AuthorYear="1"&gt;&lt;Author&gt;Althubaiti&lt;/Author&gt;&lt;Year&gt;2016&lt;/Year&gt;&lt;RecNum&gt;13&lt;/RecNum&gt;&lt;DisplayText&gt;Althubaiti and Donev (2016)&lt;/DisplayText&gt;&lt;record&gt;&lt;rec-number&gt;13&lt;/rec-number&gt;&lt;foreign-keys&gt;&lt;key app="EN" db-id="vxpa555w9rerz3efdwqxp2roarp9fasav02d" timestamp="1644264712"&gt;13&lt;/key&gt;&lt;/foreign-keys&gt;&lt;ref-type name="Journal Article"&gt;17&lt;/ref-type&gt;&lt;contributors&gt;&lt;authors&gt;&lt;author&gt;Althubaiti, Alaa&lt;/author&gt;&lt;author&gt;Donev, Alexander&lt;/author&gt;&lt;/authors&gt;&lt;/contributors&gt;&lt;titles&gt;&lt;title&gt;Non-Gaussian Berkson errors in bioassay&lt;/title&gt;&lt;secondary-title&gt;Statistical methods in medical research&lt;/secondary-title&gt;&lt;/titles&gt;&lt;periodical&gt;&lt;full-title&gt;Stat Methods Med Res&lt;/full-title&gt;&lt;abbr-1&gt;Statistical methods in medical research&lt;/abbr-1&gt;&lt;/periodical&gt;&lt;pages&gt;430-445&lt;/pages&gt;&lt;volume&gt;25&lt;/volume&gt;&lt;number&gt;1&lt;/number&gt;&lt;dates&gt;&lt;year&gt;2016&lt;/year&gt;&lt;/dates&gt;&lt;isbn&gt;0962-2802&lt;/isbn&gt;&lt;urls&gt;&lt;/urls&gt;&lt;/record&gt;&lt;/Cite&gt;&lt;/EndNote&gt;</w:instrText>
            </w:r>
            <w:r>
              <w:fldChar w:fldCharType="separate"/>
            </w:r>
            <w:r w:rsidR="00565651">
              <w:rPr>
                <w:noProof/>
              </w:rPr>
              <w:t>Althubaiti and Donev (2016)</w:t>
            </w:r>
            <w:r>
              <w:fldChar w:fldCharType="end"/>
            </w:r>
          </w:p>
        </w:tc>
        <w:tc>
          <w:tcPr>
            <w:tcW w:w="1482" w:type="dxa"/>
          </w:tcPr>
          <w:p w14:paraId="17E76E25" w14:textId="05232B26" w:rsidR="009F1F48" w:rsidRDefault="0045767D" w:rsidP="001B1EE9">
            <w:r>
              <w:t>Berkson error</w:t>
            </w:r>
            <w:r w:rsidR="002C178C">
              <w:t xml:space="preserve"> model</w:t>
            </w:r>
          </w:p>
        </w:tc>
        <w:tc>
          <w:tcPr>
            <w:tcW w:w="2400" w:type="dxa"/>
          </w:tcPr>
          <w:p w14:paraId="24794E9F" w14:textId="6D4F9472" w:rsidR="009F1F48" w:rsidRDefault="009F1F48" w:rsidP="001B1EE9">
            <w:r>
              <w:t xml:space="preserve">Measurement error </w:t>
            </w:r>
            <w:r w:rsidR="0045767D">
              <w:t>follows Gamma distribution</w:t>
            </w:r>
            <w:r w:rsidR="00E4645D">
              <w:t>.</w:t>
            </w:r>
          </w:p>
        </w:tc>
        <w:tc>
          <w:tcPr>
            <w:tcW w:w="2296" w:type="dxa"/>
          </w:tcPr>
          <w:p w14:paraId="5CC9E0AF" w14:textId="5A8BE348" w:rsidR="009F1F48" w:rsidRDefault="00E4645D" w:rsidP="001B1EE9">
            <w:r>
              <w:t>None</w:t>
            </w:r>
          </w:p>
        </w:tc>
        <w:tc>
          <w:tcPr>
            <w:tcW w:w="2265" w:type="dxa"/>
          </w:tcPr>
          <w:p w14:paraId="47BD78E2" w14:textId="7530765E" w:rsidR="009F1F48" w:rsidRDefault="00D873C3" w:rsidP="001B1EE9">
            <w:r>
              <w:t xml:space="preserve">Continuous data with measurement error in </w:t>
            </w:r>
            <w:r w:rsidR="006014DD">
              <w:t>a</w:t>
            </w:r>
            <w:r>
              <w:t xml:space="preserve"> covariate.</w:t>
            </w:r>
          </w:p>
        </w:tc>
      </w:tr>
      <w:tr w:rsidR="00F312EE" w14:paraId="5DDB565F" w14:textId="77777777" w:rsidTr="00687C7A">
        <w:trPr>
          <w:trHeight w:val="980"/>
        </w:trPr>
        <w:tc>
          <w:tcPr>
            <w:tcW w:w="1542" w:type="dxa"/>
          </w:tcPr>
          <w:p w14:paraId="4B7FB4D5" w14:textId="3C260FCB" w:rsidR="007800BF" w:rsidRPr="007800BF" w:rsidRDefault="007800BF" w:rsidP="001B1EE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5.6. SIMEX for systematic measurement error (non-zero mean)</w:t>
            </w:r>
          </w:p>
        </w:tc>
        <w:tc>
          <w:tcPr>
            <w:tcW w:w="1482" w:type="dxa"/>
          </w:tcPr>
          <w:p w14:paraId="7D493EF2" w14:textId="77777777" w:rsidR="007800BF" w:rsidRDefault="007800BF" w:rsidP="001B1EE9"/>
        </w:tc>
        <w:tc>
          <w:tcPr>
            <w:tcW w:w="2400" w:type="dxa"/>
          </w:tcPr>
          <w:p w14:paraId="7E00B582" w14:textId="77777777" w:rsidR="007800BF" w:rsidRDefault="007800BF" w:rsidP="001B1EE9"/>
        </w:tc>
        <w:tc>
          <w:tcPr>
            <w:tcW w:w="2296" w:type="dxa"/>
          </w:tcPr>
          <w:p w14:paraId="7C403622" w14:textId="77777777" w:rsidR="007800BF" w:rsidRDefault="007800BF" w:rsidP="001B1EE9"/>
        </w:tc>
        <w:tc>
          <w:tcPr>
            <w:tcW w:w="2265" w:type="dxa"/>
          </w:tcPr>
          <w:p w14:paraId="4669A492" w14:textId="77777777" w:rsidR="007800BF" w:rsidRDefault="007800BF" w:rsidP="001B1EE9"/>
        </w:tc>
      </w:tr>
      <w:tr w:rsidR="00F312EE" w14:paraId="6D44399E" w14:textId="77777777" w:rsidTr="00687C7A">
        <w:trPr>
          <w:trHeight w:val="980"/>
        </w:trPr>
        <w:tc>
          <w:tcPr>
            <w:tcW w:w="1542" w:type="dxa"/>
          </w:tcPr>
          <w:p w14:paraId="4F890878" w14:textId="0009BACD" w:rsidR="00565651" w:rsidRDefault="00565651" w:rsidP="001B1EE9">
            <w:r>
              <w:fldChar w:fldCharType="begin"/>
            </w:r>
            <w:r w:rsidR="004E5597">
              <w:instrText xml:space="preserve"> ADDIN EN.CITE &lt;EndNote&gt;&lt;Cite AuthorYear="1"&gt;&lt;Author&gt;Parveen&lt;/Author&gt;&lt;Year&gt;2015&lt;/Year&gt;&lt;RecNum&gt;33&lt;/RecNum&gt;&lt;DisplayText&gt;Parveen, Moodie, and Brenner (2015)&lt;/DisplayText&gt;&lt;record&gt;&lt;rec-number&gt;33&lt;/rec-number&gt;&lt;foreign-keys&gt;&lt;key app="EN" db-id="vxpa555w9rerz3efdwqxp2roarp9fasav02d" timestamp="1644264713"&gt;33&lt;/key&gt;&lt;/foreign-keys&gt;&lt;ref-type name="Journal Article"&gt;17&lt;/ref-type&gt;&lt;contributors&gt;&lt;authors&gt;&lt;author&gt;Parveen, Nabila&lt;/author&gt;&lt;author&gt;Moodie, Erica EM&lt;/author&gt;&lt;author&gt;Brenner, BG  &lt;/author&gt;&lt;/authors&gt;&lt;/contributors&gt;&lt;titles&gt;&lt;title&gt;The non-zero mean SIMEX: Improving estimation in the face of measurement error&lt;/title&gt;&lt;secondary-title&gt;Journal of observational studies&lt;/secondary-title&gt;&lt;/titles&gt;&lt;periodical&gt;&lt;full-title&gt;Journal of observational studies&lt;/full-title&gt;&lt;/periodical&gt;&lt;pages&gt;91-123&lt;/pages&gt;&lt;volume&gt;1&lt;/volume&gt;&lt;dates&gt;&lt;year&gt;2015&lt;/year&gt;&lt;/dates&gt;&lt;urls&gt;&lt;/urls&gt;&lt;/record&gt;&lt;/Cite&gt;&lt;/EndNote&gt;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Parveen, Moodie, and Brenner (2015)</w:t>
            </w:r>
            <w:r>
              <w:fldChar w:fldCharType="end"/>
            </w:r>
          </w:p>
        </w:tc>
        <w:tc>
          <w:tcPr>
            <w:tcW w:w="1482" w:type="dxa"/>
          </w:tcPr>
          <w:p w14:paraId="5716BB42" w14:textId="50AFC354" w:rsidR="00565651" w:rsidRDefault="00565651" w:rsidP="001B1EE9">
            <w:r>
              <w:t>Additive measurement error</w:t>
            </w:r>
          </w:p>
        </w:tc>
        <w:tc>
          <w:tcPr>
            <w:tcW w:w="2400" w:type="dxa"/>
          </w:tcPr>
          <w:p w14:paraId="1E1AC0C0" w14:textId="6028E116" w:rsidR="00565651" w:rsidRDefault="00565651" w:rsidP="001B1EE9">
            <w:r>
              <w:t xml:space="preserve">Measurement error follows Poisson </w:t>
            </w:r>
            <w:r w:rsidR="005C2837">
              <w:t xml:space="preserve">or folded normal </w:t>
            </w:r>
            <w:r>
              <w:t xml:space="preserve">distribution. </w:t>
            </w:r>
          </w:p>
        </w:tc>
        <w:tc>
          <w:tcPr>
            <w:tcW w:w="2296" w:type="dxa"/>
          </w:tcPr>
          <w:p w14:paraId="03613D33" w14:textId="0264F582" w:rsidR="00565651" w:rsidRDefault="008C252E" w:rsidP="001B1EE9">
            <w:r>
              <w:t>None</w:t>
            </w:r>
          </w:p>
        </w:tc>
        <w:tc>
          <w:tcPr>
            <w:tcW w:w="2265" w:type="dxa"/>
          </w:tcPr>
          <w:p w14:paraId="447590E3" w14:textId="08E28AE8" w:rsidR="00565651" w:rsidRDefault="00A85064" w:rsidP="001B1EE9">
            <w:r>
              <w:t xml:space="preserve">Continuous </w:t>
            </w:r>
            <w:r w:rsidR="009B6DEC">
              <w:t>or count data</w:t>
            </w:r>
            <w:r w:rsidR="008C252E">
              <w:t xml:space="preserve"> in which measurement error</w:t>
            </w:r>
            <w:r w:rsidR="009B6DEC">
              <w:t xml:space="preserve"> in a covariate is</w:t>
            </w:r>
            <w:r w:rsidR="008C252E">
              <w:t xml:space="preserve"> known to have a non-zero mean. E.g. HIV studies where there is systematic error in estimation of phylogenetic cluster sizes. </w:t>
            </w:r>
          </w:p>
        </w:tc>
      </w:tr>
      <w:tr w:rsidR="00F312EE" w14:paraId="56B33C56" w14:textId="77777777" w:rsidTr="00687C7A">
        <w:trPr>
          <w:trHeight w:val="980"/>
        </w:trPr>
        <w:tc>
          <w:tcPr>
            <w:tcW w:w="1542" w:type="dxa"/>
          </w:tcPr>
          <w:p w14:paraId="6BECF99B" w14:textId="33EF195B" w:rsidR="007800BF" w:rsidRPr="007800BF" w:rsidRDefault="007800BF" w:rsidP="001B1EE9">
            <w:pPr>
              <w:rPr>
                <w:b/>
                <w:bCs/>
              </w:rPr>
            </w:pPr>
            <w:r>
              <w:rPr>
                <w:b/>
                <w:bCs/>
              </w:rPr>
              <w:t>5.7 Double SIMEX</w:t>
            </w:r>
          </w:p>
        </w:tc>
        <w:tc>
          <w:tcPr>
            <w:tcW w:w="1482" w:type="dxa"/>
          </w:tcPr>
          <w:p w14:paraId="7D30AB29" w14:textId="77777777" w:rsidR="007800BF" w:rsidRDefault="007800BF" w:rsidP="001B1EE9"/>
        </w:tc>
        <w:tc>
          <w:tcPr>
            <w:tcW w:w="2400" w:type="dxa"/>
          </w:tcPr>
          <w:p w14:paraId="4F234DD6" w14:textId="77777777" w:rsidR="007800BF" w:rsidRDefault="007800BF" w:rsidP="001B1EE9"/>
        </w:tc>
        <w:tc>
          <w:tcPr>
            <w:tcW w:w="2296" w:type="dxa"/>
          </w:tcPr>
          <w:p w14:paraId="186DF405" w14:textId="77777777" w:rsidR="007800BF" w:rsidRDefault="007800BF" w:rsidP="001B1EE9"/>
        </w:tc>
        <w:tc>
          <w:tcPr>
            <w:tcW w:w="2265" w:type="dxa"/>
          </w:tcPr>
          <w:p w14:paraId="4D371F29" w14:textId="77777777" w:rsidR="007800BF" w:rsidRDefault="007800BF" w:rsidP="001B1EE9"/>
        </w:tc>
      </w:tr>
      <w:tr w:rsidR="00F312EE" w14:paraId="69F38F29" w14:textId="77777777" w:rsidTr="00687C7A">
        <w:trPr>
          <w:trHeight w:val="980"/>
        </w:trPr>
        <w:tc>
          <w:tcPr>
            <w:tcW w:w="1542" w:type="dxa"/>
          </w:tcPr>
          <w:p w14:paraId="2AF4278F" w14:textId="5813EE6D" w:rsidR="00DC2D3D" w:rsidRDefault="00DC2D3D" w:rsidP="001B1EE9">
            <w:r>
              <w:fldChar w:fldCharType="begin"/>
            </w:r>
            <w:r w:rsidR="004E5597">
              <w:instrText xml:space="preserve"> ADDIN EN.CITE &lt;EndNote&gt;&lt;Cite AuthorYear="1"&gt;&lt;Author&gt;Holcomb Jr&lt;/Author&gt;&lt;Year&gt;1999&lt;/Year&gt;&lt;RecNum&gt;16&lt;/RecNum&gt;&lt;DisplayText&gt;Holcomb Jr (1999)&lt;/DisplayText&gt;&lt;record&gt;&lt;rec-number&gt;16&lt;/rec-number&gt;&lt;foreign-keys&gt;&lt;key app="EN" db-id="vxpa555w9rerz3efdwqxp2roarp9fasav02d" timestamp="1644264712"&gt;16&lt;/key&gt;&lt;/foreign-keys&gt;&lt;ref-type name="Journal Article"&gt;17&lt;/ref-type&gt;&lt;contributors&gt;&lt;authors&gt;&lt;author&gt;Holcomb Jr, John P&lt;/author&gt;&lt;/authors&gt;&lt;/contributors&gt;&lt;titles&gt;&lt;title&gt;Regression with covariates and outcome calculated from a common set of variables measured with error: estimation using the SIMEX method&lt;/title&gt;&lt;secondary-title&gt;Statistics in medicine&lt;/secondary-title&gt;&lt;/titles&gt;&lt;periodical&gt;&lt;full-title&gt;Statistics in Medicine&lt;/full-title&gt;&lt;/periodical&gt;&lt;pages&gt;2847-2862&lt;/pages&gt;&lt;volume&gt;18&lt;/volume&gt;&lt;number&gt;21&lt;/number&gt;&lt;dates&gt;&lt;year&gt;1999&lt;/year&gt;&lt;/dates&gt;&lt;isbn&gt;0277-6715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Holcomb Jr (1999)</w:t>
            </w:r>
            <w:r>
              <w:fldChar w:fldCharType="end"/>
            </w:r>
          </w:p>
        </w:tc>
        <w:tc>
          <w:tcPr>
            <w:tcW w:w="1482" w:type="dxa"/>
          </w:tcPr>
          <w:p w14:paraId="739E7183" w14:textId="103BA873" w:rsidR="00DC2D3D" w:rsidRDefault="00DC2D3D" w:rsidP="001B1EE9">
            <w:r>
              <w:t>Addi</w:t>
            </w:r>
            <w:r w:rsidR="00E433DC">
              <w:t>tive measurement error</w:t>
            </w:r>
          </w:p>
        </w:tc>
        <w:tc>
          <w:tcPr>
            <w:tcW w:w="2400" w:type="dxa"/>
          </w:tcPr>
          <w:p w14:paraId="2075B1A4" w14:textId="36FAB757" w:rsidR="00E433DC" w:rsidRDefault="00E433DC" w:rsidP="001B1EE9">
            <w:r>
              <w:t>Measurement errors are normally distributed</w:t>
            </w:r>
            <w:r w:rsidR="00507E3E">
              <w:t>, and its standard deviations are known</w:t>
            </w:r>
          </w:p>
        </w:tc>
        <w:tc>
          <w:tcPr>
            <w:tcW w:w="2296" w:type="dxa"/>
          </w:tcPr>
          <w:p w14:paraId="5E2CAE94" w14:textId="5ACA5B95" w:rsidR="00DC2D3D" w:rsidRDefault="00E433DC" w:rsidP="001B1EE9">
            <w:r>
              <w:t xml:space="preserve">Linear relationship between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rPr>
                <w:rFonts w:eastAsiaTheme="minorEastAsia"/>
              </w:rPr>
              <w:t xml:space="preserve">and 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</w:p>
        </w:tc>
        <w:tc>
          <w:tcPr>
            <w:tcW w:w="2265" w:type="dxa"/>
          </w:tcPr>
          <w:p w14:paraId="733240F9" w14:textId="4B584AAA" w:rsidR="00DC2D3D" w:rsidRDefault="00EB5EF0" w:rsidP="001B1EE9">
            <w:r>
              <w:t xml:space="preserve">Cross sectional </w:t>
            </w:r>
            <w:r w:rsidR="00E36E46">
              <w:t>d</w:t>
            </w:r>
            <w:r w:rsidR="00E433DC">
              <w:t>ata in which</w:t>
            </w:r>
            <w:r w:rsidR="007800BF">
              <w:t xml:space="preserve"> both the covariate and outcome variable are measured with error due to random measurement error in a common variable. E.g. Both oxygen delivery and oxygen consumption are related to arterial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800BF">
              <w:rPr>
                <w:rFonts w:eastAsiaTheme="minorEastAsia"/>
              </w:rPr>
              <w:t>content.</w:t>
            </w:r>
          </w:p>
        </w:tc>
      </w:tr>
      <w:tr w:rsidR="00687C7A" w14:paraId="402AA13D" w14:textId="77777777" w:rsidTr="00687C7A">
        <w:trPr>
          <w:trHeight w:val="980"/>
        </w:trPr>
        <w:tc>
          <w:tcPr>
            <w:tcW w:w="1542" w:type="dxa"/>
          </w:tcPr>
          <w:p w14:paraId="29A805CC" w14:textId="6C3775DE" w:rsidR="00687C7A" w:rsidRPr="00687C7A" w:rsidRDefault="00687C7A" w:rsidP="002C178C">
            <w:pPr>
              <w:rPr>
                <w:b/>
                <w:bCs/>
              </w:rPr>
            </w:pPr>
            <w:r w:rsidRPr="00687C7A">
              <w:rPr>
                <w:b/>
                <w:bCs/>
              </w:rPr>
              <w:t>5.8 Equivalent methods</w:t>
            </w:r>
          </w:p>
        </w:tc>
        <w:tc>
          <w:tcPr>
            <w:tcW w:w="1482" w:type="dxa"/>
          </w:tcPr>
          <w:p w14:paraId="2DF33C93" w14:textId="77777777" w:rsidR="00687C7A" w:rsidRDefault="00687C7A" w:rsidP="002C178C"/>
        </w:tc>
        <w:tc>
          <w:tcPr>
            <w:tcW w:w="2400" w:type="dxa"/>
          </w:tcPr>
          <w:p w14:paraId="6767A898" w14:textId="77777777" w:rsidR="00687C7A" w:rsidRDefault="00687C7A" w:rsidP="002C178C"/>
        </w:tc>
        <w:tc>
          <w:tcPr>
            <w:tcW w:w="2296" w:type="dxa"/>
          </w:tcPr>
          <w:p w14:paraId="0EBBBD38" w14:textId="77777777" w:rsidR="00687C7A" w:rsidRDefault="00687C7A" w:rsidP="002C178C"/>
        </w:tc>
        <w:tc>
          <w:tcPr>
            <w:tcW w:w="2265" w:type="dxa"/>
          </w:tcPr>
          <w:p w14:paraId="5356B355" w14:textId="77777777" w:rsidR="00687C7A" w:rsidRDefault="00687C7A" w:rsidP="002C178C"/>
        </w:tc>
      </w:tr>
      <w:tr w:rsidR="00F312EE" w14:paraId="48A6C1FB" w14:textId="77777777" w:rsidTr="00687C7A">
        <w:trPr>
          <w:trHeight w:val="980"/>
        </w:trPr>
        <w:tc>
          <w:tcPr>
            <w:tcW w:w="1542" w:type="dxa"/>
          </w:tcPr>
          <w:p w14:paraId="046D486A" w14:textId="6C945AF1" w:rsidR="00280E9A" w:rsidRDefault="00280E9A" w:rsidP="002C178C">
            <w:r>
              <w:fldChar w:fldCharType="begin"/>
            </w:r>
            <w:r w:rsidR="004E5597">
              <w:instrText xml:space="preserve"> ADDIN EN.CITE &lt;EndNote&gt;&lt;Cite AuthorYear="1"&gt;&lt;Author&gt;Novick&lt;/Author&gt;&lt;Year&gt;2002&lt;/Year&gt;&lt;RecNum&gt;35&lt;/RecNum&gt;&lt;DisplayText&gt;Novick and Stefanski (2002)&lt;/DisplayText&gt;&lt;record&gt;&lt;rec-number&gt;35&lt;/rec-number&gt;&lt;foreign-keys&gt;&lt;key app="EN" db-id="vxpa555w9rerz3efdwqxp2roarp9fasav02d" timestamp="1644264713"&gt;35&lt;/key&gt;&lt;/foreign-keys&gt;&lt;ref-type name="Journal Article"&gt;17&lt;/ref-type&gt;&lt;contributors&gt;&lt;authors&gt;&lt;author&gt;Novick, Steven J&lt;/author&gt;&lt;author&gt;Stefanski, Leonard A  &lt;/author&gt;&lt;/authors&gt;&lt;/contributors&gt;&lt;titles&gt;&lt;title&gt;Corrected score estimation via complex variable simulation extrapolation&lt;/title&gt;&lt;secondary-title&gt;Journal of the American Statistical Association&lt;/secondary-title&gt;&lt;/titles&gt;&lt;periodical&gt;&lt;full-title&gt;Journal of the American Statistical Association&lt;/full-title&gt;&lt;/periodical&gt;&lt;pages&gt;472-481&lt;/pages&gt;&lt;volume&gt;97&lt;/volume&gt;&lt;number&gt;458&lt;/number&gt;&lt;dates&gt;&lt;year&gt;2002&lt;/year&gt;&lt;/dates&gt;&lt;isbn&gt;0162-1459&lt;/isbn&gt;&lt;urls&gt;&lt;/urls&gt;&lt;/record&gt;&lt;/Cite&gt;&lt;/EndNote&gt;</w:instrText>
            </w:r>
            <w:r>
              <w:fldChar w:fldCharType="separate"/>
            </w:r>
            <w:r w:rsidR="00580B5A">
              <w:rPr>
                <w:noProof/>
              </w:rPr>
              <w:t>Novick and Stefanski (2002)</w:t>
            </w:r>
            <w:r>
              <w:fldChar w:fldCharType="end"/>
            </w:r>
          </w:p>
        </w:tc>
        <w:tc>
          <w:tcPr>
            <w:tcW w:w="1482" w:type="dxa"/>
          </w:tcPr>
          <w:p w14:paraId="6F7FBBF5" w14:textId="611F0077" w:rsidR="00280E9A" w:rsidRDefault="006A7658" w:rsidP="002C178C">
            <w:r>
              <w:t>Additive</w:t>
            </w:r>
            <w:r w:rsidR="00280E9A">
              <w:t xml:space="preserve"> measurement error</w:t>
            </w:r>
          </w:p>
        </w:tc>
        <w:tc>
          <w:tcPr>
            <w:tcW w:w="2400" w:type="dxa"/>
          </w:tcPr>
          <w:p w14:paraId="125AA1B7" w14:textId="77777777" w:rsidR="00280E9A" w:rsidRDefault="00280E9A" w:rsidP="002C178C">
            <w:r>
              <w:t>Measurement error follows normal distribution and its variance is known.</w:t>
            </w:r>
          </w:p>
          <w:p w14:paraId="39FA98C3" w14:textId="77777777" w:rsidR="00280E9A" w:rsidRDefault="00280E9A" w:rsidP="002C178C"/>
          <w:p w14:paraId="5DC33BEB" w14:textId="77777777" w:rsidR="00280E9A" w:rsidRDefault="00280E9A" w:rsidP="002C178C"/>
        </w:tc>
        <w:tc>
          <w:tcPr>
            <w:tcW w:w="2296" w:type="dxa"/>
          </w:tcPr>
          <w:p w14:paraId="25DE805D" w14:textId="77777777" w:rsidR="00280E9A" w:rsidRDefault="00280E9A" w:rsidP="002C178C">
            <w:pPr>
              <w:rPr>
                <w:rFonts w:eastAsiaTheme="minorEastAsia"/>
              </w:rPr>
            </w:pPr>
            <w:r>
              <w:t xml:space="preserve">In the absence of measurement error, the true estimator of </w:t>
            </w:r>
            <m:oMath>
              <m:r>
                <w:rPr>
                  <w:rFonts w:ascii="Cambria Math" w:hAnsi="Cambria Math"/>
                </w:rPr>
                <m:t>β</m:t>
              </m:r>
            </m:oMath>
            <w:r>
              <w:rPr>
                <w:rFonts w:eastAsiaTheme="minorEastAsia"/>
              </w:rPr>
              <w:t xml:space="preserve"> obtained using M estimation is consistent. </w:t>
            </w:r>
          </w:p>
          <w:p w14:paraId="63EF2907" w14:textId="77777777" w:rsidR="00280E9A" w:rsidRDefault="00280E9A" w:rsidP="002C178C"/>
          <w:p w14:paraId="6905E90D" w14:textId="77777777" w:rsidR="00280E9A" w:rsidRDefault="00280E9A" w:rsidP="002C178C">
            <w:r>
              <w:t>Corrected score function is entire and differentiable.</w:t>
            </w:r>
          </w:p>
          <w:p w14:paraId="22CA8D10" w14:textId="77777777" w:rsidR="00280E9A" w:rsidRDefault="00280E9A" w:rsidP="002C178C"/>
          <w:p w14:paraId="4F926385" w14:textId="77777777" w:rsidR="00280E9A" w:rsidRDefault="00280E9A" w:rsidP="002C178C"/>
        </w:tc>
        <w:tc>
          <w:tcPr>
            <w:tcW w:w="2265" w:type="dxa"/>
          </w:tcPr>
          <w:p w14:paraId="75E0B5AE" w14:textId="12DB2E5B" w:rsidR="00280E9A" w:rsidRDefault="00803160" w:rsidP="002C178C">
            <w:r>
              <w:lastRenderedPageBreak/>
              <w:t xml:space="preserve">Longitudinal data </w:t>
            </w:r>
            <w:r w:rsidR="00280E9A">
              <w:t xml:space="preserve"> </w:t>
            </w:r>
            <w:r w:rsidR="00EB5EF0">
              <w:t xml:space="preserve">with measurement error in continuous covariates </w:t>
            </w:r>
            <w:r w:rsidR="00280E9A">
              <w:t>where the mentioned assumptions are satisfied.</w:t>
            </w:r>
          </w:p>
        </w:tc>
      </w:tr>
      <w:tr w:rsidR="00F312EE" w14:paraId="128656DB" w14:textId="77777777" w:rsidTr="00687C7A">
        <w:trPr>
          <w:trHeight w:val="980"/>
        </w:trPr>
        <w:tc>
          <w:tcPr>
            <w:tcW w:w="1542" w:type="dxa"/>
          </w:tcPr>
          <w:p w14:paraId="575ACF4C" w14:textId="2A81CBFC" w:rsidR="00280E9A" w:rsidRPr="00D377C8" w:rsidRDefault="00D377C8" w:rsidP="001B1EE9">
            <w:r w:rsidRPr="00D377C8">
              <w:fldChar w:fldCharType="begin"/>
            </w:r>
            <w:r w:rsidR="004E5597">
              <w:instrText xml:space="preserve"> ADDIN EN.CITE &lt;EndNote&gt;&lt;Cite AuthorYear="1"&gt;&lt;Author&gt;Delaigle&lt;/Author&gt;&lt;Year&gt;2008&lt;/Year&gt;&lt;RecNum&gt;38&lt;/RecNum&gt;&lt;DisplayText&gt;Delaigle and Hall (2008)&lt;/DisplayText&gt;&lt;record&gt;&lt;rec-number&gt;38&lt;/rec-number&gt;&lt;foreign-keys&gt;&lt;key app="EN" db-id="vxpa555w9rerz3efdwqxp2roarp9fasav02d" timestamp="1644264713"&gt;38&lt;/key&gt;&lt;/foreign-keys&gt;&lt;ref-type name="Journal Article"&gt;17&lt;/ref-type&gt;&lt;contributors&gt;&lt;authors&gt;&lt;author&gt;Delaigle, Aurore&lt;/author&gt;&lt;author&gt;Hall, Peter  &lt;/author&gt;&lt;/authors&gt;&lt;/contributors&gt;&lt;titles&gt;&lt;title&gt;Using SIMEX for smoothing-parameter choice in errors-in-variables problems&lt;/title&gt;&lt;secondary-title&gt;Journal of the American Statistical Association&lt;/secondary-title&gt;&lt;/titles&gt;&lt;periodical&gt;&lt;full-title&gt;Journal of the American Statistical Association&lt;/full-title&gt;&lt;/periodical&gt;&lt;pages&gt;280-287&lt;/pages&gt;&lt;volume&gt;103&lt;/volume&gt;&lt;number&gt;481&lt;/number&gt;&lt;dates&gt;&lt;year&gt;2008&lt;/year&gt;&lt;/dates&gt;&lt;isbn&gt;0162-1459&lt;/isbn&gt;&lt;urls&gt;&lt;/urls&gt;&lt;/record&gt;&lt;/Cite&gt;&lt;/EndNote&gt;</w:instrText>
            </w:r>
            <w:r w:rsidRPr="00D377C8">
              <w:fldChar w:fldCharType="separate"/>
            </w:r>
            <w:r w:rsidRPr="00D377C8">
              <w:rPr>
                <w:noProof/>
              </w:rPr>
              <w:t>Delaigle and Hall (2008)</w:t>
            </w:r>
            <w:r w:rsidRPr="00D377C8">
              <w:fldChar w:fldCharType="end"/>
            </w:r>
          </w:p>
        </w:tc>
        <w:tc>
          <w:tcPr>
            <w:tcW w:w="1482" w:type="dxa"/>
          </w:tcPr>
          <w:p w14:paraId="51CF8C52" w14:textId="6B619972" w:rsidR="00280E9A" w:rsidRDefault="006A7658" w:rsidP="001B1EE9">
            <w:r>
              <w:t>Additive</w:t>
            </w:r>
            <w:r w:rsidR="00D377C8">
              <w:t xml:space="preserve"> measurement error</w:t>
            </w:r>
          </w:p>
        </w:tc>
        <w:tc>
          <w:tcPr>
            <w:tcW w:w="2400" w:type="dxa"/>
          </w:tcPr>
          <w:p w14:paraId="22470D58" w14:textId="68C08774" w:rsidR="00280E9A" w:rsidRDefault="00960B8F" w:rsidP="001B1EE9">
            <w:r>
              <w:t xml:space="preserve">The distribution of measurement error is known. </w:t>
            </w:r>
          </w:p>
        </w:tc>
        <w:tc>
          <w:tcPr>
            <w:tcW w:w="2296" w:type="dxa"/>
          </w:tcPr>
          <w:p w14:paraId="61A9D365" w14:textId="7DD76691" w:rsidR="00960B8F" w:rsidRDefault="00960B8F" w:rsidP="001B1EE9">
            <w:r>
              <w:t>The Fourier transform of the kernel density has a compact support</w:t>
            </w:r>
            <w:r w:rsidR="006014DD">
              <w:t>.</w:t>
            </w:r>
            <w:r>
              <w:t xml:space="preserve"> </w:t>
            </w:r>
          </w:p>
          <w:p w14:paraId="18BA3F9B" w14:textId="77777777" w:rsidR="00960B8F" w:rsidRDefault="00960B8F" w:rsidP="001B1EE9"/>
          <w:p w14:paraId="289B7FAD" w14:textId="77777777" w:rsidR="00960B8F" w:rsidRDefault="00960B8F" w:rsidP="001B1EE9">
            <w:r>
              <w:t>The characteristic function of the distribution of measurement error does not vanish on a real line.</w:t>
            </w:r>
          </w:p>
          <w:p w14:paraId="27AEEB4E" w14:textId="77777777" w:rsidR="00960B8F" w:rsidRDefault="00960B8F" w:rsidP="001B1EE9"/>
          <w:p w14:paraId="0A878FE9" w14:textId="0D37E8E1" w:rsidR="00960B8F" w:rsidRDefault="00960B8F" w:rsidP="001B1EE9">
            <w:r>
              <w:t xml:space="preserve">The smoothing function </w:t>
            </w:r>
            <w:r w:rsidR="00803160">
              <w:t xml:space="preserve">of the true covariate </w:t>
            </w:r>
            <w:r>
              <w:t>is bounded and twice differentiable</w:t>
            </w:r>
            <w:r w:rsidR="00A621B0">
              <w:t>.</w:t>
            </w:r>
          </w:p>
          <w:p w14:paraId="14787F18" w14:textId="77777777" w:rsidR="00960B8F" w:rsidRDefault="00960B8F" w:rsidP="001B1EE9"/>
          <w:p w14:paraId="2740FE59" w14:textId="79A5DE8D" w:rsidR="00960B8F" w:rsidRDefault="00D377C8" w:rsidP="001B1EE9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rFonts w:eastAsiaTheme="minorEastAsia"/>
              </w:rPr>
              <w:t xml:space="preserve">, the number of replications is </w:t>
            </w:r>
            <w:r w:rsidR="008A6EAD">
              <w:rPr>
                <w:rFonts w:eastAsiaTheme="minorEastAsia"/>
              </w:rPr>
              <w:t>not polynomially larger than</w:t>
            </w: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 xml:space="preserve">n. </m:t>
              </m:r>
            </m:oMath>
          </w:p>
          <w:p w14:paraId="13BCDB12" w14:textId="77777777" w:rsidR="00D377C8" w:rsidRDefault="00D377C8" w:rsidP="001B1EE9"/>
          <w:p w14:paraId="1AD79D7F" w14:textId="6F510F17" w:rsidR="00D377C8" w:rsidRDefault="00D377C8" w:rsidP="001B1EE9"/>
        </w:tc>
        <w:tc>
          <w:tcPr>
            <w:tcW w:w="2265" w:type="dxa"/>
          </w:tcPr>
          <w:p w14:paraId="5CC1D146" w14:textId="5004B89A" w:rsidR="00280E9A" w:rsidRDefault="00803160" w:rsidP="001B1EE9">
            <w:r>
              <w:t>Longitudinal data</w:t>
            </w:r>
            <w:r w:rsidR="00E2310B">
              <w:t xml:space="preserve"> with measurement error in continuous covariate</w:t>
            </w:r>
            <w:r>
              <w:t xml:space="preserve">  where the mentioned assumptions are satisfied.</w:t>
            </w:r>
          </w:p>
        </w:tc>
      </w:tr>
      <w:tr w:rsidR="00F312EE" w14:paraId="24C86A75" w14:textId="77777777" w:rsidTr="00687C7A">
        <w:trPr>
          <w:trHeight w:val="980"/>
        </w:trPr>
        <w:tc>
          <w:tcPr>
            <w:tcW w:w="1542" w:type="dxa"/>
          </w:tcPr>
          <w:p w14:paraId="0893B3E5" w14:textId="6A323E1B" w:rsidR="00FA2CE4" w:rsidRPr="001735C5" w:rsidRDefault="001735C5" w:rsidP="001B1EE9">
            <w:pPr>
              <w:rPr>
                <w:b/>
                <w:bCs/>
              </w:rPr>
            </w:pPr>
            <w:r w:rsidRPr="001735C5">
              <w:rPr>
                <w:b/>
                <w:bCs/>
              </w:rPr>
              <w:t>6.1 Model based application of SIMEX</w:t>
            </w:r>
          </w:p>
        </w:tc>
        <w:tc>
          <w:tcPr>
            <w:tcW w:w="1482" w:type="dxa"/>
          </w:tcPr>
          <w:p w14:paraId="25691F9A" w14:textId="6214A805" w:rsidR="00FA2CE4" w:rsidRDefault="00FA2CE4" w:rsidP="001B1EE9"/>
        </w:tc>
        <w:tc>
          <w:tcPr>
            <w:tcW w:w="2400" w:type="dxa"/>
          </w:tcPr>
          <w:p w14:paraId="4CEE0E64" w14:textId="4595B7D4" w:rsidR="00D92D9E" w:rsidRDefault="00D92D9E" w:rsidP="001B1EE9"/>
        </w:tc>
        <w:tc>
          <w:tcPr>
            <w:tcW w:w="2296" w:type="dxa"/>
          </w:tcPr>
          <w:p w14:paraId="63AAFC0D" w14:textId="1288B52D" w:rsidR="00FA2CE4" w:rsidRDefault="00FA2CE4" w:rsidP="001B1EE9"/>
        </w:tc>
        <w:tc>
          <w:tcPr>
            <w:tcW w:w="2265" w:type="dxa"/>
          </w:tcPr>
          <w:p w14:paraId="319463E1" w14:textId="20BF3302" w:rsidR="00280E9A" w:rsidRDefault="00280E9A" w:rsidP="001B1EE9"/>
        </w:tc>
      </w:tr>
      <w:tr w:rsidR="00F312EE" w14:paraId="2C5278B1" w14:textId="77777777" w:rsidTr="00687C7A">
        <w:trPr>
          <w:trHeight w:val="980"/>
        </w:trPr>
        <w:tc>
          <w:tcPr>
            <w:tcW w:w="1542" w:type="dxa"/>
          </w:tcPr>
          <w:p w14:paraId="214F4476" w14:textId="4E8CB7EB" w:rsidR="001735C5" w:rsidRPr="001735C5" w:rsidRDefault="001735C5" w:rsidP="001B1EE9">
            <w:r w:rsidRPr="001735C5">
              <w:fldChar w:fldCharType="begin"/>
            </w:r>
            <w:r w:rsidR="004E5597">
              <w:instrText xml:space="preserve"> ADDIN EN.CITE &lt;EndNote&gt;&lt;Cite AuthorYear="1"&gt;&lt;Author&gt;Liang&lt;/Author&gt;&lt;Year&gt;2005&lt;/Year&gt;&lt;RecNum&gt;41&lt;/RecNum&gt;&lt;DisplayText&gt;Liang and Ren (2005)&lt;/DisplayText&gt;&lt;record&gt;&lt;rec-number&gt;41&lt;/rec-number&gt;&lt;foreign-keys&gt;&lt;key app="EN" db-id="vxpa555w9rerz3efdwqxp2roarp9fasav02d" timestamp="1644264713"&gt;41&lt;/key&gt;&lt;/foreign-keys&gt;&lt;ref-type name="Journal Article"&gt;17&lt;/ref-type&gt;&lt;contributors&gt;&lt;authors&gt;&lt;author&gt;Liang, Hua&lt;/author&gt;&lt;author&gt;Ren, Haobo &lt;/author&gt;&lt;/authors&gt;&lt;/contributors&gt;&lt;titles&gt;&lt;title&gt;Generalized partially linear measurement error models&lt;/title&gt;&lt;secondary-title&gt; Journal of Computational Graphical Statistics&lt;/secondary-title&gt;&lt;/titles&gt;&lt;pages&gt;237-250&lt;/pages&gt;&lt;volume&gt;14&lt;/volume&gt;&lt;number&gt;1&lt;/number&gt;&lt;dates&gt;&lt;year&gt;2005&lt;/year&gt;&lt;/dates&gt;&lt;isbn&gt;1061-8600&lt;/isbn&gt;&lt;urls&gt;&lt;/urls&gt;&lt;/record&gt;&lt;/Cite&gt;&lt;/EndNote&gt;</w:instrText>
            </w:r>
            <w:r w:rsidRPr="001735C5">
              <w:fldChar w:fldCharType="separate"/>
            </w:r>
            <w:r>
              <w:rPr>
                <w:noProof/>
              </w:rPr>
              <w:t>Liang and Ren (2005)</w:t>
            </w:r>
            <w:r w:rsidRPr="001735C5">
              <w:fldChar w:fldCharType="end"/>
            </w:r>
          </w:p>
        </w:tc>
        <w:tc>
          <w:tcPr>
            <w:tcW w:w="1482" w:type="dxa"/>
          </w:tcPr>
          <w:p w14:paraId="790232D0" w14:textId="61E3E451" w:rsidR="001735C5" w:rsidRDefault="001735C5" w:rsidP="001B1EE9">
            <w:r>
              <w:t>Additive measurement error</w:t>
            </w:r>
          </w:p>
        </w:tc>
        <w:tc>
          <w:tcPr>
            <w:tcW w:w="2400" w:type="dxa"/>
          </w:tcPr>
          <w:p w14:paraId="64644E7F" w14:textId="39C6E910" w:rsidR="001735C5" w:rsidRDefault="001735C5" w:rsidP="001B1EE9">
            <w:r>
              <w:t xml:space="preserve">Measurement error </w:t>
            </w:r>
            <w:r w:rsidR="00EB0B79">
              <w:t xml:space="preserve">variance </w:t>
            </w:r>
            <w:r>
              <w:t xml:space="preserve">is known or can be estimated. </w:t>
            </w:r>
          </w:p>
        </w:tc>
        <w:tc>
          <w:tcPr>
            <w:tcW w:w="2296" w:type="dxa"/>
          </w:tcPr>
          <w:p w14:paraId="400F985C" w14:textId="62BF2E90" w:rsidR="008A6EAD" w:rsidRDefault="001735C5" w:rsidP="001B1EE9">
            <w:r>
              <w:t>Continuity</w:t>
            </w:r>
            <w:r w:rsidR="008A6EAD">
              <w:t xml:space="preserve"> and </w:t>
            </w:r>
            <w:r>
              <w:t>differentiability</w:t>
            </w:r>
            <w:r w:rsidR="008A6EAD">
              <w:t xml:space="preserve"> of the smoothing function </w:t>
            </w:r>
            <w:r w:rsidR="00EB0B79">
              <w:t>of the correctly measured covariate.</w:t>
            </w:r>
          </w:p>
          <w:p w14:paraId="1E8B332C" w14:textId="77777777" w:rsidR="008A6EAD" w:rsidRDefault="008A6EAD" w:rsidP="001B1EE9"/>
          <w:p w14:paraId="00993FAB" w14:textId="2097A8D8" w:rsidR="001735C5" w:rsidRDefault="008A6EAD" w:rsidP="001B1EE9">
            <w:r>
              <w:t>T</w:t>
            </w:r>
            <w:r w:rsidR="001735C5">
              <w:t>heoretical exactness of the extrapolation function</w:t>
            </w:r>
            <w:r w:rsidR="00A621B0">
              <w:t>.</w:t>
            </w:r>
          </w:p>
          <w:p w14:paraId="44122A72" w14:textId="77777777" w:rsidR="008A6EAD" w:rsidRDefault="008A6EAD" w:rsidP="001B1EE9"/>
          <w:p w14:paraId="77243E91" w14:textId="1BB0AA45" w:rsidR="008A6EAD" w:rsidRDefault="008A6EAD" w:rsidP="001B1EE9">
            <w:r>
              <w:t>Working independence assumption if data are clustered</w:t>
            </w:r>
            <w:r w:rsidR="00A621B0">
              <w:t>.</w:t>
            </w:r>
          </w:p>
        </w:tc>
        <w:tc>
          <w:tcPr>
            <w:tcW w:w="2265" w:type="dxa"/>
          </w:tcPr>
          <w:p w14:paraId="4481381D" w14:textId="2A59AEB9" w:rsidR="001735C5" w:rsidRDefault="00EB0B79" w:rsidP="001B1EE9">
            <w:r>
              <w:t xml:space="preserve">Longitudinal data </w:t>
            </w:r>
            <w:r w:rsidR="00731DCB">
              <w:t xml:space="preserve">with measurement error in continuous covariate </w:t>
            </w:r>
            <w:r>
              <w:t>where the mentioned assumptions are satisfied.</w:t>
            </w:r>
          </w:p>
        </w:tc>
      </w:tr>
      <w:tr w:rsidR="00F312EE" w14:paraId="4E0C1DA5" w14:textId="77777777" w:rsidTr="00687C7A">
        <w:trPr>
          <w:trHeight w:val="980"/>
        </w:trPr>
        <w:tc>
          <w:tcPr>
            <w:tcW w:w="1542" w:type="dxa"/>
          </w:tcPr>
          <w:p w14:paraId="09653D11" w14:textId="3CA1F9CB" w:rsidR="007E2BDD" w:rsidRPr="001735C5" w:rsidRDefault="00A63157" w:rsidP="001B1EE9">
            <w:r>
              <w:lastRenderedPageBreak/>
              <w:fldChar w:fldCharType="begin"/>
            </w:r>
            <w:r w:rsidR="004E5597">
              <w:instrText xml:space="preserve"> ADDIN EN.CITE &lt;EndNote&gt;&lt;Cite AuthorYear="1"&gt;&lt;Author&gt;Apanasovich&lt;/Author&gt;&lt;Year&gt;2009&lt;/Year&gt;&lt;RecNum&gt;17&lt;/RecNum&gt;&lt;DisplayText&gt;Apanasovich, Carroll, and Maity (2009)&lt;/DisplayText&gt;&lt;record&gt;&lt;rec-number&gt;17&lt;/rec-number&gt;&lt;foreign-keys&gt;&lt;key app="EN" db-id="vxpa555w9rerz3efdwqxp2roarp9fasav02d" timestamp="1644264712"&gt;17&lt;/key&gt;&lt;/foreign-keys&gt;&lt;ref-type name="Journal Article"&gt;17&lt;/ref-type&gt;&lt;contributors&gt;&lt;authors&gt;&lt;author&gt;Apanasovich, Tatiyana V&lt;/author&gt;&lt;author&gt;Carroll, Raymond J&lt;/author&gt;&lt;author&gt;Maity, Arnab &lt;/author&gt;&lt;/authors&gt;&lt;/contributors&gt;&lt;titles&gt;&lt;title&gt;SIMEX and standard error estimation in semiparametric measurement error models&lt;/title&gt;&lt;secondary-title&gt;Electronic journal of statistics&lt;/secondary-title&gt;&lt;/titles&gt;&lt;periodical&gt;&lt;full-title&gt;Electronic journal of statistics&lt;/full-title&gt;&lt;/periodical&gt;&lt;pages&gt;318&lt;/pages&gt;&lt;volume&gt;3&lt;/volume&gt;&lt;dates&gt;&lt;year&gt;2009&lt;/year&gt;&lt;/dates&gt;&lt;urls&gt;&lt;/urls&gt;&lt;/record&gt;&lt;/Cite&gt;&lt;/EndNote&gt;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Apanasovich, Carroll, and Maity (2009)</w:t>
            </w:r>
            <w:r>
              <w:fldChar w:fldCharType="end"/>
            </w:r>
          </w:p>
        </w:tc>
        <w:tc>
          <w:tcPr>
            <w:tcW w:w="1482" w:type="dxa"/>
          </w:tcPr>
          <w:p w14:paraId="0BE47A0A" w14:textId="0725FEC4" w:rsidR="007E2BDD" w:rsidRDefault="007E2BDD" w:rsidP="001B1EE9">
            <w:r>
              <w:t>A mixture of additive and Berkson measurement error</w:t>
            </w:r>
          </w:p>
        </w:tc>
        <w:tc>
          <w:tcPr>
            <w:tcW w:w="2400" w:type="dxa"/>
          </w:tcPr>
          <w:p w14:paraId="1020DAF4" w14:textId="77777777" w:rsidR="007E2BDD" w:rsidRDefault="007E2BDD" w:rsidP="001B1EE9">
            <w:r>
              <w:t xml:space="preserve">Measurement error is normally distributed. </w:t>
            </w:r>
          </w:p>
          <w:p w14:paraId="572A8256" w14:textId="1B2FB433" w:rsidR="007E2BDD" w:rsidRDefault="007E2BDD" w:rsidP="001B1EE9"/>
        </w:tc>
        <w:tc>
          <w:tcPr>
            <w:tcW w:w="2296" w:type="dxa"/>
          </w:tcPr>
          <w:p w14:paraId="24E03108" w14:textId="77777777" w:rsidR="007E2BDD" w:rsidRDefault="000A5281" w:rsidP="001B1EE9">
            <w:r>
              <w:t xml:space="preserve">Kernel function is symmetric and differentiable. </w:t>
            </w:r>
          </w:p>
          <w:p w14:paraId="0C1CC79D" w14:textId="77777777" w:rsidR="000A5281" w:rsidRDefault="000A5281" w:rsidP="001B1EE9"/>
          <w:p w14:paraId="69399253" w14:textId="4D159682" w:rsidR="000A5281" w:rsidRDefault="000A5281" w:rsidP="001B1EE9"/>
          <w:p w14:paraId="426F5AD9" w14:textId="2D45DE08" w:rsidR="000A5281" w:rsidRDefault="000A5281" w:rsidP="001B1EE9">
            <w:r>
              <w:t xml:space="preserve">The bandwidth is of the order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-a</m:t>
                  </m:r>
                </m:sup>
              </m:sSup>
            </m:oMath>
            <w:r>
              <w:rPr>
                <w:rFonts w:eastAsiaTheme="minorEastAsia"/>
              </w:rPr>
              <w:t xml:space="preserve"> with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≤a≤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oMath>
            <w:r w:rsidR="00565EA8">
              <w:rPr>
                <w:rFonts w:eastAsiaTheme="minorEastAsia"/>
              </w:rPr>
              <w:t>.</w:t>
            </w:r>
          </w:p>
          <w:p w14:paraId="14D6F9A2" w14:textId="36C2C62E" w:rsidR="000A5281" w:rsidRDefault="000A5281" w:rsidP="001B1EE9"/>
        </w:tc>
        <w:tc>
          <w:tcPr>
            <w:tcW w:w="2265" w:type="dxa"/>
          </w:tcPr>
          <w:p w14:paraId="16336DE8" w14:textId="0950FC1E" w:rsidR="007E2BDD" w:rsidRDefault="002246B8" w:rsidP="001B1EE9">
            <w:r>
              <w:t>Cohort studies</w:t>
            </w:r>
            <w:r w:rsidR="00A63157">
              <w:t xml:space="preserve"> in which the quantification of exposure to </w:t>
            </w:r>
            <w:r>
              <w:t>a</w:t>
            </w:r>
            <w:r w:rsidR="00F363E9">
              <w:t xml:space="preserve"> continuous covariate </w:t>
            </w:r>
            <w:r>
              <w:t>of interest</w:t>
            </w:r>
            <w:r w:rsidR="00F363E9">
              <w:t xml:space="preserve"> is</w:t>
            </w:r>
            <w:r w:rsidR="00A63157">
              <w:t xml:space="preserve"> subject to measurement error</w:t>
            </w:r>
            <w:r w:rsidR="00F363E9">
              <w:t xml:space="preserve"> e.g. Radiation dosimetry studies.</w:t>
            </w:r>
            <w:r w:rsidR="00A63157">
              <w:t xml:space="preserve"> </w:t>
            </w:r>
          </w:p>
        </w:tc>
      </w:tr>
      <w:tr w:rsidR="00F312EE" w14:paraId="03522915" w14:textId="77777777" w:rsidTr="00687C7A">
        <w:trPr>
          <w:trHeight w:val="980"/>
        </w:trPr>
        <w:tc>
          <w:tcPr>
            <w:tcW w:w="1542" w:type="dxa"/>
          </w:tcPr>
          <w:p w14:paraId="1C56716C" w14:textId="5BADD408" w:rsidR="00CC3FB8" w:rsidRDefault="00CC3FB8" w:rsidP="001B1EE9">
            <w:r>
              <w:fldChar w:fldCharType="begin"/>
            </w:r>
            <w:r w:rsidR="004E5597">
              <w:instrText xml:space="preserve"> ADDIN EN.CITE &lt;EndNote&gt;&lt;Cite AuthorYear="1"&gt;&lt;Author&gt;Yang&lt;/Author&gt;&lt;Year&gt;2019&lt;/Year&gt;&lt;RecNum&gt;32&lt;/RecNum&gt;&lt;DisplayText&gt;Yang, Tong, and Li (2019)&lt;/DisplayText&gt;&lt;record&gt;&lt;rec-number&gt;32&lt;/rec-number&gt;&lt;foreign-keys&gt;&lt;key app="EN" db-id="vxpa555w9rerz3efdwqxp2roarp9fasav02d" timestamp="1644264713"&gt;32&lt;/key&gt;&lt;/foreign-keys&gt;&lt;ref-type name="Journal Article"&gt;17&lt;/ref-type&gt;&lt;contributors&gt;&lt;authors&gt;&lt;author&gt;Yang, Yiping&lt;/author&gt;&lt;author&gt;Tong, Tiejun&lt;/author&gt;&lt;author&gt;Li, Gaorong&lt;/author&gt;&lt;/authors&gt;&lt;/contributors&gt;&lt;titles&gt;&lt;title&gt;SIMEX estimation for single-index model with covariate measurement error&lt;/title&gt;&lt;secondary-title&gt;Advances in Statistical Analysis&lt;/secondary-title&gt;&lt;/titles&gt;&lt;periodical&gt;&lt;full-title&gt;Advances in Statistical Analysis&lt;/full-title&gt;&lt;/periodical&gt;&lt;pages&gt;137-161&lt;/pages&gt;&lt;volume&gt;103&lt;/volume&gt;&lt;number&gt;1&lt;/number&gt;&lt;dates&gt;&lt;year&gt;2019&lt;/year&gt;&lt;/dates&gt;&lt;isbn&gt;1863-818X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Yang, Tong, and Li (2019)</w:t>
            </w:r>
            <w:r>
              <w:fldChar w:fldCharType="end"/>
            </w:r>
          </w:p>
        </w:tc>
        <w:tc>
          <w:tcPr>
            <w:tcW w:w="1482" w:type="dxa"/>
          </w:tcPr>
          <w:p w14:paraId="3B4A04FE" w14:textId="3745102B" w:rsidR="00CC3FB8" w:rsidRDefault="004E3A70" w:rsidP="001B1EE9">
            <w:r>
              <w:t>Additive measurement error model</w:t>
            </w:r>
          </w:p>
        </w:tc>
        <w:tc>
          <w:tcPr>
            <w:tcW w:w="2400" w:type="dxa"/>
          </w:tcPr>
          <w:p w14:paraId="21AE4610" w14:textId="154904B2" w:rsidR="00CC3FB8" w:rsidRDefault="004E3A70" w:rsidP="001B1EE9">
            <w:r>
              <w:t>Measurement error is normally distributed</w:t>
            </w:r>
            <w:r w:rsidR="00565EA8">
              <w:t>.</w:t>
            </w:r>
          </w:p>
        </w:tc>
        <w:tc>
          <w:tcPr>
            <w:tcW w:w="2296" w:type="dxa"/>
          </w:tcPr>
          <w:p w14:paraId="2856850C" w14:textId="3B5F83DB" w:rsidR="00CC3FB8" w:rsidRDefault="00CC3FB8" w:rsidP="001B1EE9">
            <w:pPr>
              <w:rPr>
                <w:rFonts w:eastAsiaTheme="minorEastAsia"/>
              </w:rPr>
            </w:pPr>
            <w:r>
              <w:t xml:space="preserve">Euclidean norm </w:t>
            </w:r>
            <m:oMath>
              <m:r>
                <w:rPr>
                  <w:rFonts w:ascii="Cambria Math" w:hAnsi="Cambria Math"/>
                </w:rPr>
                <m:t>|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  <m:r>
                <w:rPr>
                  <w:rFonts w:ascii="Cambria Math" w:hAnsi="Cambria Math"/>
                </w:rPr>
                <m:t>|</m:t>
              </m:r>
            </m:oMath>
            <w:r w:rsidR="004E3A70">
              <w:rPr>
                <w:rFonts w:eastAsiaTheme="minorEastAsia"/>
              </w:rPr>
              <w:t>&lt; 1 for identifiability.</w:t>
            </w:r>
          </w:p>
          <w:p w14:paraId="5E87069C" w14:textId="77777777" w:rsidR="004E3A70" w:rsidRDefault="004E3A70" w:rsidP="001B1EE9">
            <w:pPr>
              <w:rPr>
                <w:rFonts w:eastAsiaTheme="minorEastAsia"/>
              </w:rPr>
            </w:pPr>
          </w:p>
          <w:p w14:paraId="0D65D5F5" w14:textId="751E47F9" w:rsidR="004E3A70" w:rsidRDefault="004E3A70" w:rsidP="001B1EE9">
            <w:r>
              <w:t>Continuity and differentiability of the smoothing function</w:t>
            </w:r>
            <w:r w:rsidR="00E0601C">
              <w:t xml:space="preserve">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71C46B2E" w14:textId="77777777" w:rsidR="004E3A70" w:rsidRDefault="004E3A70" w:rsidP="001B1EE9"/>
          <w:p w14:paraId="4DD382AD" w14:textId="77777777" w:rsidR="004E3A70" w:rsidRDefault="004E3A70" w:rsidP="001B1EE9">
            <w:r>
              <w:t xml:space="preserve">Theoretical exactness of the extrapolation function. </w:t>
            </w:r>
          </w:p>
          <w:p w14:paraId="7A3ECB03" w14:textId="77777777" w:rsidR="004E3A70" w:rsidRDefault="004E3A70" w:rsidP="001B1EE9"/>
          <w:p w14:paraId="35C299B9" w14:textId="3AA81CBE" w:rsidR="004E3A70" w:rsidRDefault="004E3A70" w:rsidP="001B1EE9">
            <w:r>
              <w:t xml:space="preserve">Working independence assumption if data are clustered. </w:t>
            </w:r>
          </w:p>
        </w:tc>
        <w:tc>
          <w:tcPr>
            <w:tcW w:w="2265" w:type="dxa"/>
          </w:tcPr>
          <w:p w14:paraId="059013BF" w14:textId="1AF28B5D" w:rsidR="00CC3FB8" w:rsidRDefault="00E0601C" w:rsidP="001B1EE9">
            <w:r>
              <w:t xml:space="preserve">Longitudinal data  </w:t>
            </w:r>
            <w:r w:rsidR="00731DCB">
              <w:t xml:space="preserve">with measurement error in a continuous covariate </w:t>
            </w:r>
            <w:r>
              <w:t>where the mentioned assumptions are satisfied.</w:t>
            </w:r>
          </w:p>
        </w:tc>
      </w:tr>
      <w:tr w:rsidR="00F312EE" w14:paraId="28BF7215" w14:textId="77777777" w:rsidTr="00687C7A">
        <w:trPr>
          <w:trHeight w:val="980"/>
        </w:trPr>
        <w:tc>
          <w:tcPr>
            <w:tcW w:w="1542" w:type="dxa"/>
          </w:tcPr>
          <w:p w14:paraId="239AFE6D" w14:textId="75B6348D" w:rsidR="00EE3056" w:rsidRPr="00EE3056" w:rsidRDefault="00EE3056" w:rsidP="001B1EE9">
            <w:pPr>
              <w:rPr>
                <w:b/>
                <w:bCs/>
              </w:rPr>
            </w:pPr>
            <w:r>
              <w:rPr>
                <w:b/>
                <w:bCs/>
              </w:rPr>
              <w:t>6.2 Application to survival analysis</w:t>
            </w:r>
          </w:p>
        </w:tc>
        <w:tc>
          <w:tcPr>
            <w:tcW w:w="1482" w:type="dxa"/>
          </w:tcPr>
          <w:p w14:paraId="0C1F500D" w14:textId="77777777" w:rsidR="00EE3056" w:rsidRDefault="00EE3056" w:rsidP="001B1EE9"/>
        </w:tc>
        <w:tc>
          <w:tcPr>
            <w:tcW w:w="2400" w:type="dxa"/>
          </w:tcPr>
          <w:p w14:paraId="284EBBE5" w14:textId="77777777" w:rsidR="00EE3056" w:rsidRDefault="00EE3056" w:rsidP="001B1EE9"/>
        </w:tc>
        <w:tc>
          <w:tcPr>
            <w:tcW w:w="2296" w:type="dxa"/>
          </w:tcPr>
          <w:p w14:paraId="6F8B0A5E" w14:textId="77777777" w:rsidR="00EE3056" w:rsidRDefault="00EE3056" w:rsidP="001B1EE9"/>
        </w:tc>
        <w:tc>
          <w:tcPr>
            <w:tcW w:w="2265" w:type="dxa"/>
          </w:tcPr>
          <w:p w14:paraId="4419B19B" w14:textId="77777777" w:rsidR="00EE3056" w:rsidRDefault="00EE3056" w:rsidP="001B1EE9"/>
        </w:tc>
      </w:tr>
      <w:tr w:rsidR="00F312EE" w14:paraId="0ADE04D4" w14:textId="77777777" w:rsidTr="00687C7A">
        <w:trPr>
          <w:trHeight w:val="980"/>
        </w:trPr>
        <w:tc>
          <w:tcPr>
            <w:tcW w:w="1542" w:type="dxa"/>
          </w:tcPr>
          <w:p w14:paraId="5C32EC63" w14:textId="2AF9A8A5" w:rsidR="00154F22" w:rsidRDefault="00581D26" w:rsidP="001B1EE9">
            <w:r>
              <w:fldChar w:fldCharType="begin"/>
            </w:r>
            <w:r w:rsidR="004E5597">
              <w:instrText xml:space="preserve"> ADDIN EN.CITE &lt;EndNote&gt;&lt;Cite AuthorYear="1"&gt;&lt;Author&gt;Li&lt;/Author&gt;&lt;Year&gt;2003&lt;/Year&gt;&lt;RecNum&gt;45&lt;/RecNum&gt;&lt;DisplayText&gt;Li and Lin (2003)&lt;/DisplayText&gt;&lt;record&gt;&lt;rec-number&gt;45&lt;/rec-number&gt;&lt;foreign-keys&gt;&lt;key app="EN" db-id="vxpa555w9rerz3efdwqxp2roarp9fasav02d" timestamp="1644264713"&gt;45&lt;/key&gt;&lt;/foreign-keys&gt;&lt;ref-type name="Journal Article"&gt;17&lt;/ref-type&gt;&lt;contributors&gt;&lt;authors&gt;&lt;author&gt;Li, Yi&lt;/author&gt;&lt;author&gt;Lin, Xihong  &lt;/author&gt;&lt;/authors&gt;&lt;/contributors&gt;&lt;titles&gt;&lt;title&gt;Functional inference in frailty measurement error models for clustered survival data using the SIMEX approach&lt;/title&gt;&lt;secondary-title&gt;Journal of the American Statistical Association&lt;/secondary-title&gt;&lt;/titles&gt;&lt;periodical&gt;&lt;full-title&gt;Journal of the American Statistical Association&lt;/full-title&gt;&lt;/periodical&gt;&lt;pages&gt;191-203&lt;/pages&gt;&lt;volume&gt;98&lt;/volume&gt;&lt;number&gt;461&lt;/number&gt;&lt;dates&gt;&lt;year&gt;2003&lt;/year&gt;&lt;/dates&gt;&lt;isbn&gt;0162-1459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Li and Lin (2003)</w:t>
            </w:r>
            <w:r>
              <w:fldChar w:fldCharType="end"/>
            </w:r>
          </w:p>
        </w:tc>
        <w:tc>
          <w:tcPr>
            <w:tcW w:w="1482" w:type="dxa"/>
          </w:tcPr>
          <w:p w14:paraId="28A38B0D" w14:textId="74DEEBEC" w:rsidR="00154F22" w:rsidRDefault="00581D26" w:rsidP="001B1EE9">
            <w:r>
              <w:t>Additive measurement error</w:t>
            </w:r>
            <w:r w:rsidR="0042684C">
              <w:t xml:space="preserve"> model</w:t>
            </w:r>
          </w:p>
        </w:tc>
        <w:tc>
          <w:tcPr>
            <w:tcW w:w="2400" w:type="dxa"/>
          </w:tcPr>
          <w:p w14:paraId="251A3995" w14:textId="6C63A9AD" w:rsidR="00154F22" w:rsidRDefault="00581D26" w:rsidP="001B1EE9">
            <w:r>
              <w:t>Measurement error is normally distributed</w:t>
            </w:r>
            <w:r w:rsidR="00565EA8">
              <w:t>.</w:t>
            </w:r>
          </w:p>
        </w:tc>
        <w:tc>
          <w:tcPr>
            <w:tcW w:w="2296" w:type="dxa"/>
          </w:tcPr>
          <w:p w14:paraId="44BAA154" w14:textId="75823E0D" w:rsidR="00581D26" w:rsidRDefault="00581D26" w:rsidP="001B1EE9">
            <w:r>
              <w:t xml:space="preserve">Censoring is non-informative. </w:t>
            </w:r>
          </w:p>
          <w:p w14:paraId="20936DEA" w14:textId="77777777" w:rsidR="00581D26" w:rsidRDefault="00581D26" w:rsidP="001B1EE9"/>
          <w:p w14:paraId="08E6D3EC" w14:textId="77777777" w:rsidR="00154F22" w:rsidRDefault="00581D26" w:rsidP="001B1EE9">
            <w:r>
              <w:t xml:space="preserve">Dependence within a cluster is induced by a shared frailty or random effect. </w:t>
            </w:r>
          </w:p>
          <w:p w14:paraId="71FFA231" w14:textId="77777777" w:rsidR="00581D26" w:rsidRDefault="00581D26" w:rsidP="001B1EE9"/>
          <w:p w14:paraId="53E1D754" w14:textId="46714AB5" w:rsidR="00581D26" w:rsidRDefault="00581D26" w:rsidP="001B1EE9">
            <w:r>
              <w:t>Baseline hazard is constant</w:t>
            </w:r>
            <w:r w:rsidR="00565EA8">
              <w:t>.</w:t>
            </w:r>
          </w:p>
          <w:p w14:paraId="3B7DAE4D" w14:textId="77777777" w:rsidR="00581D26" w:rsidRDefault="00581D26" w:rsidP="001B1EE9"/>
          <w:p w14:paraId="05149F86" w14:textId="034BDB26" w:rsidR="00581D26" w:rsidRDefault="00581D26" w:rsidP="001B1EE9">
            <w:pPr>
              <w:rPr>
                <w:rFonts w:eastAsiaTheme="minorEastAsia"/>
              </w:rPr>
            </w:pPr>
            <w:r>
              <w:t>Cluster size is finite and the number of clusters</w:t>
            </w:r>
            <w:r w:rsidR="00F805DC">
              <w:t>-&gt;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∞</m:t>
              </m:r>
            </m:oMath>
            <w:r w:rsidR="00565EA8">
              <w:rPr>
                <w:rFonts w:eastAsiaTheme="minorEastAsia"/>
              </w:rPr>
              <w:t>.</w:t>
            </w:r>
          </w:p>
          <w:p w14:paraId="01692BB4" w14:textId="3ABE474C" w:rsidR="00867050" w:rsidRDefault="00867050" w:rsidP="001B1EE9">
            <w:pPr>
              <w:rPr>
                <w:rFonts w:eastAsiaTheme="minorEastAsia"/>
              </w:rPr>
            </w:pPr>
          </w:p>
          <w:p w14:paraId="30C1FD36" w14:textId="70B1DDCF" w:rsidR="00867050" w:rsidRDefault="00867050" w:rsidP="001B1EE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True density of survival time exists and is bounded almost surely</w:t>
            </w:r>
          </w:p>
          <w:p w14:paraId="72975092" w14:textId="31FAF357" w:rsidR="00867050" w:rsidRDefault="00867050" w:rsidP="001B1EE9">
            <w:pPr>
              <w:rPr>
                <w:rFonts w:eastAsiaTheme="minorEastAsia"/>
              </w:rPr>
            </w:pPr>
          </w:p>
          <w:p w14:paraId="035625A7" w14:textId="5C57F467" w:rsidR="00867050" w:rsidRDefault="00867050" w:rsidP="001B1EE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 closure of the set to which the estimator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acc>
            </m:oMath>
          </w:p>
          <w:p w14:paraId="1F9F19CC" w14:textId="2570F71D" w:rsidR="00F805DC" w:rsidRDefault="004B48F1" w:rsidP="001B1EE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  <w:r w:rsidR="00867050">
              <w:rPr>
                <w:rFonts w:eastAsiaTheme="minorEastAsia"/>
              </w:rPr>
              <w:t xml:space="preserve">elongs is open, convex and bounded. </w:t>
            </w:r>
          </w:p>
          <w:p w14:paraId="5154C40D" w14:textId="3BF2164B" w:rsidR="00867050" w:rsidRDefault="00867050" w:rsidP="001B1EE9">
            <w:pPr>
              <w:rPr>
                <w:rFonts w:eastAsiaTheme="minorEastAsia"/>
              </w:rPr>
            </w:pPr>
          </w:p>
          <w:p w14:paraId="514E007B" w14:textId="65D92077" w:rsidR="00867050" w:rsidRDefault="00867050" w:rsidP="001B1EE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The</w:t>
            </w:r>
            <w:r w:rsidR="0042684C">
              <w:rPr>
                <w:rFonts w:eastAsiaTheme="minorEastAsia"/>
              </w:rPr>
              <w:t xml:space="preserve"> </w:t>
            </w:r>
            <w:r w:rsidR="00AE4F4C">
              <w:rPr>
                <w:rFonts w:eastAsiaTheme="minorEastAsia"/>
              </w:rPr>
              <w:t xml:space="preserve">true </w:t>
            </w:r>
            <w:r>
              <w:rPr>
                <w:rFonts w:eastAsiaTheme="minorEastAsia"/>
              </w:rPr>
              <w:t xml:space="preserve">estimator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acc>
            </m:oMath>
            <w:r>
              <w:rPr>
                <w:rFonts w:eastAsiaTheme="minorEastAsia"/>
              </w:rPr>
              <w:t xml:space="preserve"> is uniformly consistent</w:t>
            </w:r>
            <w:r w:rsidR="00565EA8"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t xml:space="preserve"> </w:t>
            </w:r>
          </w:p>
          <w:p w14:paraId="2E041EBB" w14:textId="6F1BAA92" w:rsidR="00867050" w:rsidRDefault="00867050" w:rsidP="001B1EE9">
            <w:pPr>
              <w:rPr>
                <w:rFonts w:eastAsiaTheme="minorEastAsia"/>
              </w:rPr>
            </w:pPr>
          </w:p>
          <w:p w14:paraId="136B9D8D" w14:textId="464CD931" w:rsidR="00867050" w:rsidRDefault="00867050" w:rsidP="001B1EE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 estimator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acc>
            </m:oMath>
            <w:r w:rsidR="004B48F1">
              <w:rPr>
                <w:rFonts w:eastAsiaTheme="minorEastAsia"/>
              </w:rPr>
              <w:t xml:space="preserve"> is identifiable under misspecification</w:t>
            </w:r>
            <w:r w:rsidR="00565EA8">
              <w:rPr>
                <w:rFonts w:eastAsiaTheme="minorEastAsia"/>
              </w:rPr>
              <w:t>.</w:t>
            </w:r>
          </w:p>
          <w:p w14:paraId="4E91AAA9" w14:textId="77777777" w:rsidR="00867050" w:rsidRDefault="00867050" w:rsidP="001B1EE9">
            <w:pPr>
              <w:rPr>
                <w:rFonts w:eastAsiaTheme="minorEastAsia"/>
              </w:rPr>
            </w:pPr>
          </w:p>
          <w:p w14:paraId="41DECC28" w14:textId="77777777" w:rsidR="00F805DC" w:rsidRDefault="00F805DC" w:rsidP="001B1EE9">
            <w:pPr>
              <w:rPr>
                <w:rFonts w:eastAsiaTheme="minorEastAsia"/>
              </w:rPr>
            </w:pPr>
          </w:p>
          <w:p w14:paraId="7A1FC405" w14:textId="1CDF697E" w:rsidR="00F805DC" w:rsidRDefault="00F805DC" w:rsidP="001B1EE9"/>
        </w:tc>
        <w:tc>
          <w:tcPr>
            <w:tcW w:w="2265" w:type="dxa"/>
          </w:tcPr>
          <w:p w14:paraId="2FAFEB2E" w14:textId="20BFB5B4" w:rsidR="00154F22" w:rsidRDefault="00CB79B4" w:rsidP="001B1EE9">
            <w:r>
              <w:lastRenderedPageBreak/>
              <w:t>Clustered survival data</w:t>
            </w:r>
            <w:r w:rsidR="0005156A">
              <w:t xml:space="preserve"> in which the measurement error is in a continuous covariate.</w:t>
            </w:r>
          </w:p>
        </w:tc>
      </w:tr>
      <w:tr w:rsidR="00F312EE" w14:paraId="7C328FAB" w14:textId="77777777" w:rsidTr="00687C7A">
        <w:trPr>
          <w:trHeight w:val="980"/>
        </w:trPr>
        <w:tc>
          <w:tcPr>
            <w:tcW w:w="1542" w:type="dxa"/>
          </w:tcPr>
          <w:p w14:paraId="16A059CE" w14:textId="290D54F7" w:rsidR="00CB79B4" w:rsidRDefault="00CB79B4" w:rsidP="001B1EE9">
            <w:r>
              <w:fldChar w:fldCharType="begin"/>
            </w:r>
            <w:r w:rsidR="004E5597">
              <w:instrText xml:space="preserve"> ADDIN EN.CITE &lt;EndNote&gt;&lt;Cite AuthorYear="1"&gt;&lt;Author&gt;Greene&lt;/Author&gt;&lt;Year&gt;2004&lt;/Year&gt;&lt;RecNum&gt;50&lt;/RecNum&gt;&lt;DisplayText&gt;Greene and Cai (2004)&lt;/DisplayText&gt;&lt;record&gt;&lt;rec-number&gt;50&lt;/rec-number&gt;&lt;foreign-keys&gt;&lt;key app="EN" db-id="vxpa555w9rerz3efdwqxp2roarp9fasav02d" timestamp="1644264713"&gt;50&lt;/key&gt;&lt;/foreign-keys&gt;&lt;ref-type name="Journal Article"&gt;17&lt;/ref-type&gt;&lt;contributors&gt;&lt;authors&gt;&lt;author&gt;Greene, Wendy F&lt;/author&gt;&lt;author&gt;Cai, Jianwen  &lt;/author&gt;&lt;/authors&gt;&lt;/contributors&gt;&lt;titles&gt;&lt;title&gt;Measurement error in covariates in the marginal hazards model for multivariate failure time data&lt;/title&gt;&lt;secondary-title&gt;Biometrics&lt;/secondary-title&gt;&lt;/titles&gt;&lt;periodical&gt;&lt;full-title&gt;Biometrics&lt;/full-title&gt;&lt;/periodical&gt;&lt;pages&gt;987-996&lt;/pages&gt;&lt;volume&gt;60&lt;/volume&gt;&lt;number&gt;4&lt;/number&gt;&lt;dates&gt;&lt;year&gt;2004&lt;/year&gt;&lt;/dates&gt;&lt;isbn&gt;0006-341X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Greene and Cai (2004)</w:t>
            </w:r>
            <w:r>
              <w:fldChar w:fldCharType="end"/>
            </w:r>
          </w:p>
        </w:tc>
        <w:tc>
          <w:tcPr>
            <w:tcW w:w="1482" w:type="dxa"/>
          </w:tcPr>
          <w:p w14:paraId="20A1E18B" w14:textId="3B9EC32C" w:rsidR="00CB79B4" w:rsidRDefault="00CB79B4" w:rsidP="001B1EE9">
            <w:r>
              <w:t>Additive measurement error</w:t>
            </w:r>
          </w:p>
        </w:tc>
        <w:tc>
          <w:tcPr>
            <w:tcW w:w="2400" w:type="dxa"/>
          </w:tcPr>
          <w:p w14:paraId="7D5663B0" w14:textId="0D3510AF" w:rsidR="00CB79B4" w:rsidRDefault="00CB79B4" w:rsidP="001B1EE9">
            <w:r>
              <w:t>Measurement error is normally distributed</w:t>
            </w:r>
            <w:r w:rsidR="00565EA8">
              <w:t>.</w:t>
            </w:r>
          </w:p>
        </w:tc>
        <w:tc>
          <w:tcPr>
            <w:tcW w:w="2296" w:type="dxa"/>
          </w:tcPr>
          <w:p w14:paraId="535A7823" w14:textId="55BF501E" w:rsidR="00CB79B4" w:rsidRDefault="00CB79B4" w:rsidP="00CB79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 </w:t>
            </w:r>
            <w:r w:rsidR="00AE4F4C">
              <w:rPr>
                <w:rFonts w:eastAsiaTheme="minorEastAsia"/>
              </w:rPr>
              <w:t xml:space="preserve">true </w:t>
            </w:r>
            <w:r>
              <w:rPr>
                <w:rFonts w:eastAsiaTheme="minorEastAsia"/>
              </w:rPr>
              <w:t xml:space="preserve">estimator </w:t>
            </w:r>
            <m:oMath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acc>
            </m:oMath>
            <w:r>
              <w:rPr>
                <w:rFonts w:eastAsiaTheme="minorEastAsia"/>
              </w:rPr>
              <w:t xml:space="preserve"> is uniformly consistent</w:t>
            </w:r>
            <w:r w:rsidR="00565EA8">
              <w:rPr>
                <w:rFonts w:eastAsiaTheme="minorEastAsia"/>
              </w:rPr>
              <w:t>.</w:t>
            </w:r>
          </w:p>
          <w:p w14:paraId="68A23E31" w14:textId="77777777" w:rsidR="00CB79B4" w:rsidRDefault="00CB79B4" w:rsidP="001B1EE9"/>
          <w:p w14:paraId="6F883277" w14:textId="3CFB7209" w:rsidR="00CB79B4" w:rsidRDefault="00CB79B4" w:rsidP="001B1EE9">
            <w:r>
              <w:t>Finite cumulative hazards</w:t>
            </w:r>
            <w:r w:rsidR="00565EA8">
              <w:t>.</w:t>
            </w:r>
          </w:p>
          <w:p w14:paraId="732A5547" w14:textId="77777777" w:rsidR="00CB79B4" w:rsidRDefault="00CB79B4" w:rsidP="001B1EE9"/>
          <w:p w14:paraId="0B60FA94" w14:textId="1552904C" w:rsidR="00CB79B4" w:rsidRDefault="00CB79B4" w:rsidP="001B1EE9">
            <w:r>
              <w:t>Lindeberg condition</w:t>
            </w:r>
            <w:r w:rsidR="00D45860">
              <w:t xml:space="preserve"> (Central Limit Theorem)</w:t>
            </w:r>
            <w:r>
              <w:t xml:space="preserve"> is satisfied</w:t>
            </w:r>
            <w:r w:rsidR="00565EA8">
              <w:t>.</w:t>
            </w:r>
          </w:p>
          <w:p w14:paraId="316568A1" w14:textId="77777777" w:rsidR="00CB79B4" w:rsidRDefault="00CB79B4" w:rsidP="001B1EE9"/>
          <w:p w14:paraId="763B611A" w14:textId="27717567" w:rsidR="00CB79B4" w:rsidRDefault="00CB79B4" w:rsidP="001B1EE9"/>
        </w:tc>
        <w:tc>
          <w:tcPr>
            <w:tcW w:w="2265" w:type="dxa"/>
          </w:tcPr>
          <w:p w14:paraId="5F09208C" w14:textId="12BC847C" w:rsidR="00CB79B4" w:rsidRDefault="00D45860" w:rsidP="001B1EE9">
            <w:r>
              <w:t>Multivariate failure time data</w:t>
            </w:r>
            <w:r w:rsidR="004D6262">
              <w:t xml:space="preserve"> in which a continuous covariate is subject to measurement error.</w:t>
            </w:r>
          </w:p>
        </w:tc>
      </w:tr>
      <w:tr w:rsidR="00F312EE" w14:paraId="7CB31A84" w14:textId="77777777" w:rsidTr="00687C7A">
        <w:trPr>
          <w:trHeight w:val="980"/>
        </w:trPr>
        <w:tc>
          <w:tcPr>
            <w:tcW w:w="1542" w:type="dxa"/>
          </w:tcPr>
          <w:p w14:paraId="6D8847DC" w14:textId="7164615E" w:rsidR="008D567B" w:rsidRDefault="004D6F35" w:rsidP="001B1EE9">
            <w:r>
              <w:fldChar w:fldCharType="begin"/>
            </w:r>
            <w:r w:rsidR="004E5597">
              <w:instrText xml:space="preserve"> ADDIN EN.CITE &lt;EndNote&gt;&lt;Cite AuthorYear="1"&gt;&lt;Author&gt;Wang&lt;/Author&gt;&lt;Year&gt;2020&lt;/Year&gt;&lt;RecNum&gt;50&lt;/RecNum&gt;&lt;DisplayText&gt;Y. Wang, Beauchamp, and Abrahamowicz (2020)&lt;/DisplayText&gt;&lt;record&gt;&lt;rec-number&gt;50&lt;/rec-number&gt;&lt;foreign-keys&gt;&lt;key app="EN" db-id="wdwptdapueevr3eadeux50drxp5t9ztv2edr" timestamp="1637006659"&gt;50&lt;/key&gt;&lt;/foreign-keys&gt;&lt;ref-type name="Journal Article"&gt;17&lt;/ref-type&gt;&lt;contributors&gt;&lt;authors&gt;&lt;author&gt;Wang, Yishu&lt;/author&gt;&lt;author&gt;Beauchamp, Marie‐Eve&lt;/author&gt;&lt;author&gt;Abrahamowicz, Michal  &lt;/author&gt;&lt;/authors&gt;&lt;/contributors&gt;&lt;titles&gt;&lt;title&gt;Nonlinear and time‐dependent effects of sparsely measured continuous time‐varying covariates in time‐to‐event analysis&lt;/title&gt;&lt;secondary-title&gt;Biometrical Journal&lt;/secondary-title&gt;&lt;/titles&gt;&lt;periodical&gt;&lt;full-title&gt;Biometrical Journal&lt;/full-title&gt;&lt;/periodical&gt;&lt;pages&gt;492-515&lt;/pages&gt;&lt;volume&gt;62&lt;/volume&gt;&lt;number&gt;2&lt;/number&gt;&lt;dates&gt;&lt;year&gt;2020&lt;/year&gt;&lt;/dates&gt;&lt;isbn&gt;0323-3847&lt;/isbn&gt;&lt;urls&gt;&lt;/urls&gt;&lt;/record&gt;&lt;/Cite&gt;&lt;/EndNote&gt;</w:instrText>
            </w:r>
            <w:r>
              <w:fldChar w:fldCharType="separate"/>
            </w:r>
            <w:r w:rsidR="004E5597">
              <w:rPr>
                <w:noProof/>
              </w:rPr>
              <w:t>Y. Wang, Beauchamp, and Abrahamowicz (2020)</w:t>
            </w:r>
            <w:r>
              <w:fldChar w:fldCharType="end"/>
            </w:r>
          </w:p>
        </w:tc>
        <w:tc>
          <w:tcPr>
            <w:tcW w:w="1482" w:type="dxa"/>
          </w:tcPr>
          <w:p w14:paraId="2039BF0B" w14:textId="4BBC6BBF" w:rsidR="008D567B" w:rsidRDefault="004D6F35" w:rsidP="001B1EE9">
            <w:r>
              <w:t>Additive measurement error model</w:t>
            </w:r>
          </w:p>
        </w:tc>
        <w:tc>
          <w:tcPr>
            <w:tcW w:w="2400" w:type="dxa"/>
          </w:tcPr>
          <w:p w14:paraId="6262CB75" w14:textId="1B7682F6" w:rsidR="008D567B" w:rsidRDefault="004D6F35" w:rsidP="001B1EE9">
            <w:r>
              <w:t>Measurement error is normally distributed</w:t>
            </w:r>
            <w:r w:rsidR="00565EA8">
              <w:t>.</w:t>
            </w:r>
          </w:p>
        </w:tc>
        <w:tc>
          <w:tcPr>
            <w:tcW w:w="2296" w:type="dxa"/>
          </w:tcPr>
          <w:p w14:paraId="032425C5" w14:textId="1A5AB712" w:rsidR="00515FD2" w:rsidRDefault="00515FD2" w:rsidP="00CB79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 current hazard at time </w:t>
            </w:r>
            <m:oMath>
              <m:r>
                <w:rPr>
                  <w:rFonts w:ascii="Cambria Math" w:eastAsiaTheme="minorEastAsia" w:hAnsi="Cambria Math"/>
                </w:rPr>
                <m:t xml:space="preserve">t </m:t>
              </m:r>
            </m:oMath>
            <w:r w:rsidR="004D6F35">
              <w:rPr>
                <w:rFonts w:eastAsiaTheme="minorEastAsia"/>
              </w:rPr>
              <w:t xml:space="preserve">is dependent only upon the currently measured value of true covariate </w:t>
            </w:r>
            <m:oMath>
              <m:r>
                <w:rPr>
                  <w:rFonts w:ascii="Cambria Math" w:eastAsiaTheme="minorEastAsia" w:hAnsi="Cambria Math"/>
                </w:rPr>
                <m:t xml:space="preserve">X. </m:t>
              </m:r>
            </m:oMath>
          </w:p>
        </w:tc>
        <w:tc>
          <w:tcPr>
            <w:tcW w:w="2265" w:type="dxa"/>
          </w:tcPr>
          <w:p w14:paraId="1CC99703" w14:textId="233CE32B" w:rsidR="008D567B" w:rsidRDefault="004D6F35" w:rsidP="001B1EE9">
            <w:r>
              <w:t xml:space="preserve">Time to event data </w:t>
            </w:r>
            <w:r w:rsidR="00930D63">
              <w:t xml:space="preserve">with a time varying </w:t>
            </w:r>
            <w:r w:rsidR="004D6262">
              <w:t xml:space="preserve">continuous </w:t>
            </w:r>
            <w:r w:rsidR="00930D63">
              <w:t>covariate</w:t>
            </w:r>
            <w:r w:rsidR="004D6262">
              <w:t>, which is subject to measurement error.</w:t>
            </w:r>
          </w:p>
        </w:tc>
      </w:tr>
      <w:tr w:rsidR="00F312EE" w14:paraId="4860DA9C" w14:textId="77777777" w:rsidTr="00687C7A">
        <w:trPr>
          <w:trHeight w:val="980"/>
        </w:trPr>
        <w:tc>
          <w:tcPr>
            <w:tcW w:w="1542" w:type="dxa"/>
          </w:tcPr>
          <w:p w14:paraId="57FFACD4" w14:textId="453F3EA5" w:rsidR="00A6431F" w:rsidRDefault="00A6431F" w:rsidP="001B1EE9">
            <w:r>
              <w:fldChar w:fldCharType="begin"/>
            </w:r>
            <w:r w:rsidR="004E5597">
              <w:instrText xml:space="preserve"> ADDIN EN.CITE &lt;EndNote&gt;&lt;Cite AuthorYear="1"&gt;&lt;Author&gt;He&lt;/Author&gt;&lt;Year&gt;2007&lt;/Year&gt;&lt;RecNum&gt;53&lt;/RecNum&gt;&lt;DisplayText&gt;He, Yi, and Xiong (2007)&lt;/DisplayText&gt;&lt;record&gt;&lt;rec-number&gt;53&lt;/rec-number&gt;&lt;foreign-keys&gt;&lt;key app="EN" db-id="vxpa555w9rerz3efdwqxp2roarp9fasav02d" timestamp="1644264713"&gt;53&lt;/key&gt;&lt;/foreign-keys&gt;&lt;ref-type name="Journal Article"&gt;17&lt;/ref-type&gt;&lt;contributors&gt;&lt;authors&gt;&lt;author&gt;He, Wenqing&lt;/author&gt;&lt;author&gt;Yi, Grace Y&lt;/author&gt;&lt;author&gt;Xiong, Juan  &lt;/author&gt;&lt;/authors&gt;&lt;/contributors&gt;&lt;titles&gt;&lt;title&gt;Accelerated failure time models with covariates subject to measurement error&lt;/title&gt;&lt;secondary-title&gt;Statistics in Medicine&lt;/secondary-title&gt;&lt;/titles&gt;&lt;periodical&gt;&lt;full-title&gt;Statistics in Medicine&lt;/full-title&gt;&lt;/periodical&gt;&lt;pages&gt;4817-4832&lt;/pages&gt;&lt;volume&gt;26&lt;/volume&gt;&lt;number&gt;26&lt;/number&gt;&lt;dates&gt;&lt;year&gt;2007&lt;/year&gt;&lt;/dates&gt;&lt;isbn&gt;0277-6715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He, Yi, and Xiong (2007)</w:t>
            </w:r>
            <w:r>
              <w:fldChar w:fldCharType="end"/>
            </w:r>
          </w:p>
        </w:tc>
        <w:tc>
          <w:tcPr>
            <w:tcW w:w="1482" w:type="dxa"/>
          </w:tcPr>
          <w:p w14:paraId="06961C82" w14:textId="1507E90B" w:rsidR="00A6431F" w:rsidRDefault="00A6431F" w:rsidP="001B1EE9">
            <w:r>
              <w:t>Additive measurement error model</w:t>
            </w:r>
          </w:p>
        </w:tc>
        <w:tc>
          <w:tcPr>
            <w:tcW w:w="2400" w:type="dxa"/>
          </w:tcPr>
          <w:p w14:paraId="52BCCA4E" w14:textId="15AA8D2E" w:rsidR="005E4AEB" w:rsidRDefault="005E4AEB">
            <w:r>
              <w:t>Measurement error is normally distributed</w:t>
            </w:r>
            <w:r w:rsidR="00930D63">
              <w:t xml:space="preserve"> and its </w:t>
            </w:r>
            <w:r w:rsidR="00565EA8">
              <w:t>v</w:t>
            </w:r>
            <w:r>
              <w:t xml:space="preserve">ariance is known or can be estimated from other sources. </w:t>
            </w:r>
          </w:p>
          <w:p w14:paraId="28DE3D98" w14:textId="77777777" w:rsidR="005E4AEB" w:rsidRDefault="005E4AEB" w:rsidP="001B1EE9"/>
          <w:p w14:paraId="47D05263" w14:textId="2FAA0713" w:rsidR="005E4AEB" w:rsidRDefault="005E4AEB" w:rsidP="001B1EE9"/>
        </w:tc>
        <w:tc>
          <w:tcPr>
            <w:tcW w:w="2296" w:type="dxa"/>
          </w:tcPr>
          <w:p w14:paraId="20AF2764" w14:textId="77777777" w:rsidR="00A6431F" w:rsidRDefault="00FB2596" w:rsidP="00CB79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Censoring is independent of actual failure time.</w:t>
            </w:r>
          </w:p>
          <w:p w14:paraId="2248853A" w14:textId="77777777" w:rsidR="0004648E" w:rsidRDefault="0004648E" w:rsidP="00CB79B4">
            <w:pPr>
              <w:rPr>
                <w:rFonts w:eastAsiaTheme="minorEastAsia"/>
              </w:rPr>
            </w:pPr>
          </w:p>
          <w:p w14:paraId="1DF56B6C" w14:textId="260FF1B6" w:rsidR="0004648E" w:rsidRDefault="0004648E" w:rsidP="00CB79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Model is parametric.</w:t>
            </w:r>
          </w:p>
        </w:tc>
        <w:tc>
          <w:tcPr>
            <w:tcW w:w="2265" w:type="dxa"/>
          </w:tcPr>
          <w:p w14:paraId="6B26BE56" w14:textId="2755974B" w:rsidR="00A6431F" w:rsidRDefault="005E4AEB" w:rsidP="001B1EE9">
            <w:r>
              <w:t>Survival data</w:t>
            </w:r>
            <w:r w:rsidR="004D6262">
              <w:t xml:space="preserve"> with measurement error in continuous covariate.</w:t>
            </w:r>
          </w:p>
        </w:tc>
      </w:tr>
      <w:tr w:rsidR="00F312EE" w14:paraId="701EF403" w14:textId="77777777" w:rsidTr="00687C7A">
        <w:trPr>
          <w:trHeight w:val="980"/>
        </w:trPr>
        <w:tc>
          <w:tcPr>
            <w:tcW w:w="1542" w:type="dxa"/>
          </w:tcPr>
          <w:p w14:paraId="3D9904FE" w14:textId="4FE0C345" w:rsidR="005E4AEB" w:rsidRDefault="00087B78" w:rsidP="001B1EE9">
            <w:r>
              <w:fldChar w:fldCharType="begin"/>
            </w:r>
            <w:r w:rsidR="004E5597">
              <w:instrText xml:space="preserve"> ADDIN EN.CITE &lt;EndNote&gt;&lt;Cite AuthorYear="1"&gt;&lt;Author&gt;Yi&lt;/Author&gt;&lt;Year&gt;2012&lt;/Year&gt;&lt;RecNum&gt;54&lt;/RecNum&gt;&lt;DisplayText&gt;Yi and He (2012)&lt;/DisplayText&gt;&lt;record&gt;&lt;rec-number&gt;54&lt;/rec-number&gt;&lt;foreign-keys&gt;&lt;key app="EN" db-id="vxpa555w9rerz3efdwqxp2roarp9fasav02d" timestamp="1644264713"&gt;54&lt;/key&gt;&lt;/foreign-keys&gt;&lt;ref-type name="Journal Article"&gt;17&lt;/ref-type&gt;&lt;contributors&gt;&lt;authors&gt;&lt;author&gt;Yi, Grace Y&lt;/author&gt;&lt;author&gt;He, Wenqing  &lt;/author&gt;&lt;/authors&gt;&lt;/contributors&gt;&lt;titles&gt;&lt;title&gt;Bias analysis and the simulation‐extrapolation method for survival data with covariate measurement error under parametric proportional odds models&lt;/title&gt;&lt;secondary-title&gt;Biometrical Journal&lt;/secondary-title&gt;&lt;/titles&gt;&lt;periodical&gt;&lt;full-title&gt;Biometrical Journal&lt;/full-title&gt;&lt;/periodical&gt;&lt;pages&gt;343-360&lt;/pages&gt;&lt;volume&gt;54&lt;/volume&gt;&lt;number&gt;3&lt;/number&gt;&lt;dates&gt;&lt;year&gt;2012&lt;/year&gt;&lt;/dates&gt;&lt;isbn&gt;0323-3847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Yi and He (2012)</w:t>
            </w:r>
            <w:r>
              <w:fldChar w:fldCharType="end"/>
            </w:r>
          </w:p>
        </w:tc>
        <w:tc>
          <w:tcPr>
            <w:tcW w:w="1482" w:type="dxa"/>
          </w:tcPr>
          <w:p w14:paraId="32615F76" w14:textId="7B0F75EB" w:rsidR="005E4AEB" w:rsidRDefault="00087B78" w:rsidP="001B1EE9">
            <w:r>
              <w:t>Additive measurement error model</w:t>
            </w:r>
          </w:p>
        </w:tc>
        <w:tc>
          <w:tcPr>
            <w:tcW w:w="2400" w:type="dxa"/>
          </w:tcPr>
          <w:p w14:paraId="5C980DE1" w14:textId="40D195DE" w:rsidR="005E4AEB" w:rsidRDefault="00087B78" w:rsidP="001B1EE9">
            <w:r>
              <w:t>Measurement error is normally distributed and</w:t>
            </w:r>
            <w:r w:rsidR="00565EA8">
              <w:t xml:space="preserve"> its variance</w:t>
            </w:r>
            <w:r>
              <w:t xml:space="preserve"> is known or can be estimated from other sources. </w:t>
            </w:r>
          </w:p>
        </w:tc>
        <w:tc>
          <w:tcPr>
            <w:tcW w:w="2296" w:type="dxa"/>
          </w:tcPr>
          <w:p w14:paraId="5105632A" w14:textId="77777777" w:rsidR="005E4AEB" w:rsidRDefault="00087B78" w:rsidP="00CB79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Baseline cumulative distribution is known. </w:t>
            </w:r>
          </w:p>
          <w:p w14:paraId="3E308D1B" w14:textId="77777777" w:rsidR="00087B78" w:rsidRDefault="00087B78" w:rsidP="00CB79B4">
            <w:pPr>
              <w:rPr>
                <w:rFonts w:eastAsiaTheme="minorEastAsia"/>
              </w:rPr>
            </w:pPr>
          </w:p>
          <w:p w14:paraId="1BB62827" w14:textId="1999D52A" w:rsidR="00087B78" w:rsidRDefault="00087B78" w:rsidP="00CB79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Censoring is </w:t>
            </w:r>
            <w:r w:rsidR="00FB2596">
              <w:rPr>
                <w:rFonts w:eastAsiaTheme="minorEastAsia"/>
              </w:rPr>
              <w:t>independent</w:t>
            </w:r>
            <w:r w:rsidR="00930D63">
              <w:rPr>
                <w:rFonts w:eastAsiaTheme="minorEastAsia"/>
              </w:rPr>
              <w:t xml:space="preserve"> of survival time</w:t>
            </w:r>
            <w:r>
              <w:rPr>
                <w:rFonts w:eastAsiaTheme="minorEastAsia"/>
              </w:rPr>
              <w:t xml:space="preserve">. </w:t>
            </w:r>
          </w:p>
          <w:p w14:paraId="50594CAD" w14:textId="322DD7CF" w:rsidR="00FB2596" w:rsidRDefault="00FB2596" w:rsidP="00CB79B4">
            <w:pPr>
              <w:rPr>
                <w:rFonts w:eastAsiaTheme="minorEastAsia"/>
              </w:rPr>
            </w:pPr>
          </w:p>
        </w:tc>
        <w:tc>
          <w:tcPr>
            <w:tcW w:w="2265" w:type="dxa"/>
          </w:tcPr>
          <w:p w14:paraId="0CDF5DD2" w14:textId="5DAC345A" w:rsidR="005E4AEB" w:rsidRDefault="00087B78" w:rsidP="001B1EE9">
            <w:r>
              <w:lastRenderedPageBreak/>
              <w:t xml:space="preserve">Survival data </w:t>
            </w:r>
            <w:r w:rsidR="00895BDE">
              <w:t>with measurement error in continuous covariate.</w:t>
            </w:r>
          </w:p>
        </w:tc>
      </w:tr>
      <w:tr w:rsidR="00F312EE" w14:paraId="2997DEE2" w14:textId="77777777" w:rsidTr="00687C7A">
        <w:trPr>
          <w:trHeight w:val="980"/>
        </w:trPr>
        <w:tc>
          <w:tcPr>
            <w:tcW w:w="1542" w:type="dxa"/>
          </w:tcPr>
          <w:p w14:paraId="31B6FEC7" w14:textId="17BF33F0" w:rsidR="00E14819" w:rsidRDefault="00FB2596" w:rsidP="001B1EE9">
            <w:r>
              <w:fldChar w:fldCharType="begin"/>
            </w:r>
            <w:r w:rsidR="004E5597">
              <w:instrText xml:space="preserve"> ADDIN EN.CITE &lt;EndNote&gt;&lt;Cite AuthorYear="1"&gt;&lt;Author&gt;Zhang&lt;/Author&gt;&lt;Year&gt;2014&lt;/Year&gt;&lt;RecNum&gt;56&lt;/RecNum&gt;&lt;DisplayText&gt;Zhang, He, and Li (2014)&lt;/DisplayText&gt;&lt;record&gt;&lt;rec-number&gt;56&lt;/rec-number&gt;&lt;foreign-keys&gt;&lt;key app="EN" db-id="vxpa555w9rerz3efdwqxp2roarp9fasav02d" timestamp="1644264713"&gt;56&lt;/key&gt;&lt;/foreign-keys&gt;&lt;ref-type name="Journal Article"&gt;17&lt;/ref-type&gt;&lt;contributors&gt;&lt;authors&gt;&lt;author&gt;Zhang, Jiajia&lt;/author&gt;&lt;author&gt;He, Wenqing&lt;/author&gt;&lt;author&gt;Li, Haifen&lt;/author&gt;&lt;/authors&gt;&lt;/contributors&gt;&lt;titles&gt;&lt;title&gt;A semiparametric approach for accelerated failure time models with covariates subject to measurement error&lt;/title&gt;&lt;secondary-title&gt;Communications in Statistics-Simulation and Computation&lt;/secondary-title&gt;&lt;/titles&gt;&lt;periodical&gt;&lt;full-title&gt;Communications in Statistics-Simulation and Computation&lt;/full-title&gt;&lt;/periodical&gt;&lt;pages&gt;329-341&lt;/pages&gt;&lt;volume&gt;43&lt;/volume&gt;&lt;number&gt;2&lt;/number&gt;&lt;dates&gt;&lt;year&gt;2014&lt;/year&gt;&lt;/dates&gt;&lt;isbn&gt;0361-0918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Zhang, He, and Li (2014)</w:t>
            </w:r>
            <w:r>
              <w:fldChar w:fldCharType="end"/>
            </w:r>
          </w:p>
        </w:tc>
        <w:tc>
          <w:tcPr>
            <w:tcW w:w="1482" w:type="dxa"/>
          </w:tcPr>
          <w:p w14:paraId="5458E911" w14:textId="1DAA88A2" w:rsidR="00E14819" w:rsidRDefault="00FB2596" w:rsidP="001B1EE9">
            <w:r>
              <w:t xml:space="preserve">Additive measurement error </w:t>
            </w:r>
            <w:r w:rsidR="00940DD8">
              <w:t>model</w:t>
            </w:r>
          </w:p>
        </w:tc>
        <w:tc>
          <w:tcPr>
            <w:tcW w:w="2400" w:type="dxa"/>
          </w:tcPr>
          <w:p w14:paraId="3ACE9F7E" w14:textId="326137C3" w:rsidR="00E14819" w:rsidRDefault="00FB2596" w:rsidP="001B1EE9">
            <w:r>
              <w:t>Measurement error is normally distributed</w:t>
            </w:r>
            <w:r w:rsidR="00930D63">
              <w:t xml:space="preserve"> and </w:t>
            </w:r>
          </w:p>
          <w:p w14:paraId="04C03690" w14:textId="156C597D" w:rsidR="00FB2596" w:rsidRDefault="00917E90" w:rsidP="001B1EE9">
            <w:r>
              <w:t>i</w:t>
            </w:r>
            <w:r w:rsidR="00930D63">
              <w:t>ts variance</w:t>
            </w:r>
          </w:p>
          <w:p w14:paraId="71F203AB" w14:textId="78B1D0C5" w:rsidR="00FB2596" w:rsidRDefault="00FB2596" w:rsidP="001B1EE9">
            <w:r>
              <w:t>is known or can be estimated from an independent sample</w:t>
            </w:r>
            <w:r w:rsidR="00565EA8">
              <w:t>.</w:t>
            </w:r>
          </w:p>
        </w:tc>
        <w:tc>
          <w:tcPr>
            <w:tcW w:w="2296" w:type="dxa"/>
          </w:tcPr>
          <w:p w14:paraId="6C83B6CC" w14:textId="58A316E4" w:rsidR="00E14819" w:rsidRDefault="00FB2596" w:rsidP="00CB79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Censoring is assumed to be independent </w:t>
            </w:r>
            <w:r w:rsidR="00930D63">
              <w:rPr>
                <w:rFonts w:eastAsiaTheme="minorEastAsia"/>
              </w:rPr>
              <w:t xml:space="preserve">of survival time </w:t>
            </w:r>
            <w:r>
              <w:rPr>
                <w:rFonts w:eastAsiaTheme="minorEastAsia"/>
              </w:rPr>
              <w:t xml:space="preserve">and non-informative. </w:t>
            </w:r>
          </w:p>
        </w:tc>
        <w:tc>
          <w:tcPr>
            <w:tcW w:w="2265" w:type="dxa"/>
          </w:tcPr>
          <w:p w14:paraId="01755B09" w14:textId="621409A6" w:rsidR="00E14819" w:rsidRDefault="0004648E" w:rsidP="001B1EE9">
            <w:r>
              <w:t xml:space="preserve">Survival data </w:t>
            </w:r>
            <w:r w:rsidR="00EF1D96">
              <w:t>with continuous covariates subject to measurement error.</w:t>
            </w:r>
          </w:p>
          <w:p w14:paraId="32D54645" w14:textId="77777777" w:rsidR="00EF1D96" w:rsidRDefault="00EF1D96" w:rsidP="001B1EE9"/>
          <w:p w14:paraId="14089DBC" w14:textId="0E321827" w:rsidR="00EF1D96" w:rsidRDefault="00EF1D96" w:rsidP="001B1EE9"/>
        </w:tc>
      </w:tr>
      <w:tr w:rsidR="00F312EE" w14:paraId="68B558CB" w14:textId="77777777" w:rsidTr="00687C7A">
        <w:trPr>
          <w:trHeight w:val="980"/>
        </w:trPr>
        <w:tc>
          <w:tcPr>
            <w:tcW w:w="1542" w:type="dxa"/>
          </w:tcPr>
          <w:p w14:paraId="29E683DF" w14:textId="78FCE6FF" w:rsidR="0004648E" w:rsidRDefault="00B44C2E" w:rsidP="001B1EE9">
            <w:r>
              <w:fldChar w:fldCharType="begin"/>
            </w:r>
            <w:r w:rsidR="004E5597">
              <w:instrText xml:space="preserve"> ADDIN EN.CITE &lt;EndNote&gt;&lt;Cite AuthorYear="1"&gt;&lt;Author&gt;Oh&lt;/Author&gt;&lt;Year&gt;2018&lt;/Year&gt;&lt;RecNum&gt;58&lt;/RecNum&gt;&lt;DisplayText&gt;Oh, Shepherd, Lumley, and Shaw (2018)&lt;/DisplayText&gt;&lt;record&gt;&lt;rec-number&gt;58&lt;/rec-number&gt;&lt;foreign-keys&gt;&lt;key app="EN" db-id="vxpa555w9rerz3efdwqxp2roarp9fasav02d" timestamp="1644264713"&gt;58&lt;/key&gt;&lt;/foreign-keys&gt;&lt;ref-type name="Journal Article"&gt;17&lt;/ref-type&gt;&lt;contributors&gt;&lt;authors&gt;&lt;author&gt;Oh, Eric J&lt;/author&gt;&lt;author&gt;Shepherd, Bryan E&lt;/author&gt;&lt;author&gt;Lumley, Thomas&lt;/author&gt;&lt;author&gt;Shaw, Pamela A  &lt;/author&gt;&lt;/authors&gt;&lt;/contributors&gt;&lt;titles&gt;&lt;title&gt;Considerations for analysis of time‐to‐event outcomes measured with error: Bias and correction with SIMEX&lt;/title&gt;&lt;secondary-title&gt;Statistics in Medicine&lt;/secondary-title&gt;&lt;/titles&gt;&lt;periodical&gt;&lt;full-title&gt;Statistics in Medicine&lt;/full-title&gt;&lt;/periodical&gt;&lt;pages&gt;1276-1289&lt;/pages&gt;&lt;volume&gt;37&lt;/volume&gt;&lt;number&gt;8&lt;/number&gt;&lt;dates&gt;&lt;year&gt;2018&lt;/year&gt;&lt;/dates&gt;&lt;isbn&gt;0277-6715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Oh, Shepherd, Lumley, and Shaw (2018)</w:t>
            </w:r>
            <w:r>
              <w:fldChar w:fldCharType="end"/>
            </w:r>
          </w:p>
        </w:tc>
        <w:tc>
          <w:tcPr>
            <w:tcW w:w="1482" w:type="dxa"/>
          </w:tcPr>
          <w:p w14:paraId="0B5DD735" w14:textId="35C31746" w:rsidR="0004648E" w:rsidRDefault="00DD3070" w:rsidP="001B1EE9">
            <w:r>
              <w:t xml:space="preserve">Multiplicative measurement error </w:t>
            </w:r>
            <w:r w:rsidR="00940DD8">
              <w:t>model</w:t>
            </w:r>
          </w:p>
        </w:tc>
        <w:tc>
          <w:tcPr>
            <w:tcW w:w="2400" w:type="dxa"/>
          </w:tcPr>
          <w:p w14:paraId="39E29CE6" w14:textId="7A0F57ED" w:rsidR="00A1006A" w:rsidRDefault="00A1006A" w:rsidP="001B1EE9">
            <w:r>
              <w:t xml:space="preserve">Measurement error in the logarithmic transformation of time follows a normal distribution. </w:t>
            </w:r>
          </w:p>
          <w:p w14:paraId="39AD27B1" w14:textId="204EEF0F" w:rsidR="00A1006A" w:rsidRDefault="00930D63" w:rsidP="001B1EE9">
            <w:r>
              <w:t xml:space="preserve">and its </w:t>
            </w:r>
          </w:p>
          <w:p w14:paraId="09222CF6" w14:textId="18609679" w:rsidR="0004648E" w:rsidRDefault="00DD3070" w:rsidP="001B1EE9">
            <w:r>
              <w:t xml:space="preserve">variance is known or estimable. </w:t>
            </w:r>
          </w:p>
          <w:p w14:paraId="2A15D3E3" w14:textId="74B9447C" w:rsidR="00A1006A" w:rsidRDefault="00A1006A" w:rsidP="001B1EE9"/>
        </w:tc>
        <w:tc>
          <w:tcPr>
            <w:tcW w:w="2296" w:type="dxa"/>
          </w:tcPr>
          <w:p w14:paraId="226E77D2" w14:textId="59DCD03E" w:rsidR="0004648E" w:rsidRDefault="00A1006A" w:rsidP="00CB79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None</w:t>
            </w:r>
          </w:p>
        </w:tc>
        <w:tc>
          <w:tcPr>
            <w:tcW w:w="2265" w:type="dxa"/>
          </w:tcPr>
          <w:p w14:paraId="02F76A4A" w14:textId="3E9D63B9" w:rsidR="0004648E" w:rsidRDefault="00327478" w:rsidP="001B1EE9">
            <w:r>
              <w:t xml:space="preserve">Survival data </w:t>
            </w:r>
            <w:r w:rsidR="00930D63">
              <w:t>with mismeasured outcome</w:t>
            </w:r>
            <w:r w:rsidR="00565EA8">
              <w:t>.</w:t>
            </w:r>
          </w:p>
        </w:tc>
      </w:tr>
      <w:tr w:rsidR="00F312EE" w14:paraId="5E731A57" w14:textId="77777777" w:rsidTr="00687C7A">
        <w:trPr>
          <w:trHeight w:val="980"/>
        </w:trPr>
        <w:tc>
          <w:tcPr>
            <w:tcW w:w="1542" w:type="dxa"/>
          </w:tcPr>
          <w:p w14:paraId="075AE375" w14:textId="566675F3" w:rsidR="00327478" w:rsidRDefault="00327478" w:rsidP="001B1EE9">
            <w:r>
              <w:fldChar w:fldCharType="begin"/>
            </w:r>
            <w:r w:rsidR="004E5597">
              <w:instrText xml:space="preserve"> ADDIN EN.CITE &lt;EndNote&gt;&lt;Cite AuthorYear="1"&gt;&lt;Author&gt;Bertrand&lt;/Author&gt;&lt;Year&gt;2017&lt;/Year&gt;&lt;RecNum&gt;61&lt;/RecNum&gt;&lt;DisplayText&gt;Bertrand, Legrand, Carroll, De Meester, and Van Keilegom (2017)&lt;/DisplayText&gt;&lt;record&gt;&lt;rec-number&gt;61&lt;/rec-number&gt;&lt;foreign-keys&gt;&lt;key app="EN" db-id="vxpa555w9rerz3efdwqxp2roarp9fasav02d" timestamp="1644264713"&gt;61&lt;/key&gt;&lt;/foreign-keys&gt;&lt;ref-type name="Journal Article"&gt;17&lt;/ref-type&gt;&lt;contributors&gt;&lt;authors&gt;&lt;author&gt;Bertrand, Aurelie&lt;/author&gt;&lt;author&gt;Legrand, Catherine&lt;/author&gt;&lt;author&gt;Carroll, Raymond J&lt;/author&gt;&lt;author&gt;De Meester, Christophe&lt;/author&gt;&lt;author&gt;Van Keilegom, Ingrid  &lt;/author&gt;&lt;/authors&gt;&lt;/contributors&gt;&lt;titles&gt;&lt;title&gt;Inference in a survival cure model with mismeasured covariates using a simulation-extrapolation approach&lt;/title&gt;&lt;secondary-title&gt;Biometrika&lt;/secondary-title&gt;&lt;/titles&gt;&lt;periodical&gt;&lt;full-title&gt;Biometrika&lt;/full-title&gt;&lt;/periodical&gt;&lt;pages&gt;31-50&lt;/pages&gt;&lt;volume&gt;104&lt;/volume&gt;&lt;number&gt;1&lt;/number&gt;&lt;dates&gt;&lt;year&gt;2017&lt;/year&gt;&lt;/dates&gt;&lt;isbn&gt;0006-3444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Bertrand, Legrand, Carroll, De Meester, and Van Keilegom (2017)</w:t>
            </w:r>
            <w:r>
              <w:fldChar w:fldCharType="end"/>
            </w:r>
          </w:p>
        </w:tc>
        <w:tc>
          <w:tcPr>
            <w:tcW w:w="1482" w:type="dxa"/>
          </w:tcPr>
          <w:p w14:paraId="44D4C603" w14:textId="2C410B91" w:rsidR="00327478" w:rsidRDefault="00923668" w:rsidP="001B1EE9">
            <w:r>
              <w:t>Additive measurement error</w:t>
            </w:r>
            <w:r w:rsidR="00940DD8">
              <w:t xml:space="preserve"> model</w:t>
            </w:r>
          </w:p>
        </w:tc>
        <w:tc>
          <w:tcPr>
            <w:tcW w:w="2400" w:type="dxa"/>
          </w:tcPr>
          <w:p w14:paraId="1B96EBA9" w14:textId="37077E22" w:rsidR="00327478" w:rsidRDefault="00923668" w:rsidP="001B1EE9">
            <w:r>
              <w:t xml:space="preserve">Measurement error </w:t>
            </w:r>
            <w:r w:rsidR="00AE4F4C">
              <w:t xml:space="preserve">variance </w:t>
            </w:r>
            <w:r>
              <w:t xml:space="preserve">is known and follows a </w:t>
            </w:r>
            <w:r w:rsidR="00AE4F4C">
              <w:t>truncated normal distribution</w:t>
            </w:r>
          </w:p>
          <w:p w14:paraId="0AED9F00" w14:textId="77777777" w:rsidR="00923668" w:rsidRDefault="00923668" w:rsidP="001B1EE9"/>
          <w:p w14:paraId="31BD3802" w14:textId="687E2553" w:rsidR="00923668" w:rsidRDefault="00923668" w:rsidP="001B1EE9">
            <w:r>
              <w:t xml:space="preserve"> </w:t>
            </w:r>
          </w:p>
        </w:tc>
        <w:tc>
          <w:tcPr>
            <w:tcW w:w="2296" w:type="dxa"/>
          </w:tcPr>
          <w:p w14:paraId="4A6AC9D4" w14:textId="77777777" w:rsidR="00923668" w:rsidRDefault="00923668" w:rsidP="00923668">
            <w:r>
              <w:t>The pseudo-errors generated in the simulation step of SIMEX follow truncated normal distribution with large truncation limits.</w:t>
            </w:r>
          </w:p>
          <w:p w14:paraId="7DCD9A56" w14:textId="77777777" w:rsidR="00923668" w:rsidRDefault="00923668" w:rsidP="00923668"/>
          <w:p w14:paraId="21DC9D00" w14:textId="77777777" w:rsidR="00327478" w:rsidRDefault="00923668" w:rsidP="00923668">
            <w:r>
              <w:t>Expectation of the loglikelihood function has a unique maximizer.</w:t>
            </w:r>
          </w:p>
          <w:p w14:paraId="6B7C99D5" w14:textId="77777777" w:rsidR="00923668" w:rsidRDefault="00923668" w:rsidP="00923668">
            <w:pPr>
              <w:rPr>
                <w:rFonts w:eastAsiaTheme="minorEastAsia"/>
              </w:rPr>
            </w:pPr>
          </w:p>
          <w:p w14:paraId="7581489A" w14:textId="77777777" w:rsidR="00923668" w:rsidRDefault="00923668" w:rsidP="009236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Censoring time and event time are independent. </w:t>
            </w:r>
          </w:p>
          <w:p w14:paraId="3E25B71B" w14:textId="77777777" w:rsidR="00923668" w:rsidRDefault="00923668" w:rsidP="00923668">
            <w:pPr>
              <w:rPr>
                <w:rFonts w:eastAsiaTheme="minorEastAsia"/>
              </w:rPr>
            </w:pPr>
          </w:p>
          <w:p w14:paraId="30D0BF7D" w14:textId="58E307AE" w:rsidR="00923668" w:rsidRDefault="00923668" w:rsidP="009236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Covariate </w:t>
            </w:r>
            <m:oMath>
              <m:r>
                <w:rPr>
                  <w:rFonts w:ascii="Cambria Math" w:eastAsiaTheme="minorEastAsia" w:hAnsi="Cambria Math"/>
                </w:rPr>
                <m:t xml:space="preserve">X </m:t>
              </m:r>
            </m:oMath>
            <w:r>
              <w:rPr>
                <w:rFonts w:eastAsiaTheme="minorEastAsia"/>
              </w:rPr>
              <w:t xml:space="preserve">is bounded </w:t>
            </w:r>
          </w:p>
          <w:p w14:paraId="56DC16B2" w14:textId="545F8DCB" w:rsidR="007F7318" w:rsidRDefault="007F7318" w:rsidP="00923668">
            <w:pPr>
              <w:rPr>
                <w:rFonts w:eastAsiaTheme="minorEastAsia"/>
              </w:rPr>
            </w:pPr>
          </w:p>
          <w:p w14:paraId="166D3157" w14:textId="0D23BC05" w:rsidR="007F7318" w:rsidRDefault="007F7318" w:rsidP="00923668">
            <w:pPr>
              <w:rPr>
                <w:rFonts w:eastAsiaTheme="minorEastAsia"/>
              </w:rPr>
            </w:pPr>
          </w:p>
          <w:p w14:paraId="2EF0C8BC" w14:textId="4FC4AED3" w:rsidR="007F7318" w:rsidRDefault="007F7318" w:rsidP="009236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 cumulative distribution function is differentiable. </w:t>
            </w:r>
          </w:p>
          <w:p w14:paraId="4773A8CC" w14:textId="3B1F7346" w:rsidR="007F7318" w:rsidRDefault="007F7318" w:rsidP="00923668">
            <w:pPr>
              <w:rPr>
                <w:rFonts w:eastAsiaTheme="minorEastAsia"/>
              </w:rPr>
            </w:pPr>
          </w:p>
          <w:p w14:paraId="4096241D" w14:textId="13D162B8" w:rsidR="007F7318" w:rsidRDefault="007F7318" w:rsidP="009236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The link function is strictly increasing and is twice differentiable.</w:t>
            </w:r>
          </w:p>
          <w:p w14:paraId="136EF0C7" w14:textId="6D37CB98" w:rsidR="00923668" w:rsidRDefault="00923668" w:rsidP="00923668">
            <w:pPr>
              <w:rPr>
                <w:rFonts w:eastAsiaTheme="minorEastAsia"/>
              </w:rPr>
            </w:pPr>
          </w:p>
          <w:p w14:paraId="108A708C" w14:textId="3FBF09DA" w:rsidR="003E7453" w:rsidRDefault="003E7453" w:rsidP="009236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There is a non-zero probability of censoring time being inifnity i.e.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C= ∞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&gt;0</m:t>
              </m:r>
            </m:oMath>
            <w:r w:rsidR="00565EA8">
              <w:rPr>
                <w:rFonts w:eastAsiaTheme="minorEastAsia"/>
              </w:rPr>
              <w:t>.</w:t>
            </w:r>
          </w:p>
          <w:p w14:paraId="431A732D" w14:textId="534EDC86" w:rsidR="00923668" w:rsidRDefault="00923668" w:rsidP="00923668">
            <w:pPr>
              <w:rPr>
                <w:rFonts w:eastAsiaTheme="minorEastAsia"/>
              </w:rPr>
            </w:pPr>
          </w:p>
        </w:tc>
        <w:tc>
          <w:tcPr>
            <w:tcW w:w="2265" w:type="dxa"/>
          </w:tcPr>
          <w:p w14:paraId="68C16601" w14:textId="046BCD9F" w:rsidR="00327478" w:rsidRDefault="003E7453" w:rsidP="001B1EE9">
            <w:r>
              <w:lastRenderedPageBreak/>
              <w:t xml:space="preserve">Survival data </w:t>
            </w:r>
            <w:r w:rsidR="00D6234B">
              <w:t>with mismeasured continuous covariates.</w:t>
            </w:r>
          </w:p>
        </w:tc>
      </w:tr>
      <w:tr w:rsidR="00F312EE" w14:paraId="00638CFA" w14:textId="77777777" w:rsidTr="00687C7A">
        <w:trPr>
          <w:trHeight w:val="980"/>
        </w:trPr>
        <w:tc>
          <w:tcPr>
            <w:tcW w:w="1542" w:type="dxa"/>
          </w:tcPr>
          <w:p w14:paraId="3D71F8CF" w14:textId="40431534" w:rsidR="00D41AC8" w:rsidRPr="00D41AC8" w:rsidRDefault="00D41AC8" w:rsidP="001B1EE9">
            <w:pPr>
              <w:rPr>
                <w:b/>
                <w:bCs/>
              </w:rPr>
            </w:pPr>
            <w:r>
              <w:rPr>
                <w:b/>
                <w:bCs/>
              </w:rPr>
              <w:t>6.3 Application of SIMEX to clustered data</w:t>
            </w:r>
          </w:p>
        </w:tc>
        <w:tc>
          <w:tcPr>
            <w:tcW w:w="1482" w:type="dxa"/>
          </w:tcPr>
          <w:p w14:paraId="5862E2F5" w14:textId="77777777" w:rsidR="00D41AC8" w:rsidRDefault="00D41AC8" w:rsidP="001B1EE9"/>
        </w:tc>
        <w:tc>
          <w:tcPr>
            <w:tcW w:w="2400" w:type="dxa"/>
          </w:tcPr>
          <w:p w14:paraId="64A9AEF6" w14:textId="77777777" w:rsidR="00D41AC8" w:rsidRDefault="00D41AC8" w:rsidP="001B1EE9"/>
        </w:tc>
        <w:tc>
          <w:tcPr>
            <w:tcW w:w="2296" w:type="dxa"/>
          </w:tcPr>
          <w:p w14:paraId="5CAA0B07" w14:textId="77777777" w:rsidR="00D41AC8" w:rsidRDefault="00D41AC8" w:rsidP="00923668"/>
        </w:tc>
        <w:tc>
          <w:tcPr>
            <w:tcW w:w="2265" w:type="dxa"/>
          </w:tcPr>
          <w:p w14:paraId="0275E875" w14:textId="77777777" w:rsidR="00D41AC8" w:rsidRDefault="00D41AC8" w:rsidP="001B1EE9"/>
        </w:tc>
      </w:tr>
      <w:tr w:rsidR="00F312EE" w14:paraId="6D611AF9" w14:textId="77777777" w:rsidTr="00687C7A">
        <w:trPr>
          <w:trHeight w:val="980"/>
        </w:trPr>
        <w:tc>
          <w:tcPr>
            <w:tcW w:w="1542" w:type="dxa"/>
          </w:tcPr>
          <w:p w14:paraId="5F6AA2C8" w14:textId="0126CD8E" w:rsidR="00CA2AF5" w:rsidRDefault="00CA2AF5" w:rsidP="001B1EE9">
            <w:r>
              <w:fldChar w:fldCharType="begin"/>
            </w:r>
            <w:r w:rsidR="004E5597">
              <w:instrText xml:space="preserve"> ADDIN EN.CITE &lt;EndNote&gt;&lt;Cite AuthorYear="1"&gt;&lt;Author&gt;Lin&lt;/Author&gt;&lt;Year&gt;2000&lt;/Year&gt;&lt;RecNum&gt;15&lt;/RecNum&gt;&lt;DisplayText&gt;Lin and Carroll (2000)&lt;/DisplayText&gt;&lt;record&gt;&lt;rec-number&gt;15&lt;/rec-number&gt;&lt;foreign-keys&gt;&lt;key app="EN" db-id="vxpa555w9rerz3efdwqxp2roarp9fasav02d" timestamp="1644264712"&gt;15&lt;/key&gt;&lt;/foreign-keys&gt;&lt;ref-type name="Journal Article"&gt;17&lt;/ref-type&gt;&lt;contributors&gt;&lt;authors&gt;&lt;author&gt;Lin, Xihong&lt;/author&gt;&lt;author&gt;Carroll, Raymond J&lt;/author&gt;&lt;/authors&gt;&lt;/contributors&gt;&lt;titles&gt;&lt;title&gt;Nonparametric function estimation for clustered data when the predictor is measured without/with error&lt;/title&gt;&lt;secondary-title&gt;Journal of the American statistical Association&lt;/secondary-title&gt;&lt;/titles&gt;&lt;periodical&gt;&lt;full-title&gt;Journal of the American Statistical Association&lt;/full-title&gt;&lt;/periodical&gt;&lt;pages&gt;520-534&lt;/pages&gt;&lt;volume&gt;95&lt;/volume&gt;&lt;number&gt;450&lt;/number&gt;&lt;dates&gt;&lt;year&gt;2000&lt;/year&gt;&lt;/dates&gt;&lt;isbn&gt;0162-1459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Lin and Carroll (2000)</w:t>
            </w:r>
            <w:r>
              <w:fldChar w:fldCharType="end"/>
            </w:r>
          </w:p>
        </w:tc>
        <w:tc>
          <w:tcPr>
            <w:tcW w:w="1482" w:type="dxa"/>
          </w:tcPr>
          <w:p w14:paraId="18F3AE72" w14:textId="0D1B9AF9" w:rsidR="00CA2AF5" w:rsidRDefault="00CA2AF5" w:rsidP="001B1EE9">
            <w:r>
              <w:t>Additive measurement error</w:t>
            </w:r>
            <w:r w:rsidR="00940DD8">
              <w:t xml:space="preserve"> model</w:t>
            </w:r>
          </w:p>
        </w:tc>
        <w:tc>
          <w:tcPr>
            <w:tcW w:w="2400" w:type="dxa"/>
          </w:tcPr>
          <w:p w14:paraId="7F95380B" w14:textId="77777777" w:rsidR="00CA2AF5" w:rsidRDefault="00CA2AF5" w:rsidP="001B1EE9">
            <w:r>
              <w:t xml:space="preserve">Measurement error is normally distributed. </w:t>
            </w:r>
          </w:p>
          <w:p w14:paraId="57781272" w14:textId="485853D7" w:rsidR="00CA2AF5" w:rsidRDefault="00CA2AF5" w:rsidP="001B1EE9"/>
        </w:tc>
        <w:tc>
          <w:tcPr>
            <w:tcW w:w="2296" w:type="dxa"/>
          </w:tcPr>
          <w:p w14:paraId="7BD06E0A" w14:textId="1B3A04CF" w:rsidR="00CA2AF5" w:rsidRDefault="00463773" w:rsidP="00923668">
            <w:pPr>
              <w:rPr>
                <w:rFonts w:eastAsiaTheme="minorEastAsia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Y,X</m:t>
                  </m:r>
                </m:e>
              </m:d>
            </m:oMath>
            <w:r w:rsidR="00CA2AF5">
              <w:rPr>
                <w:rFonts w:eastAsiaTheme="minorEastAsia"/>
              </w:rPr>
              <w:t xml:space="preserve"> are </w:t>
            </w:r>
            <m:oMath>
              <m:r>
                <w:rPr>
                  <w:rFonts w:ascii="Cambria Math" w:eastAsiaTheme="minorEastAsia" w:hAnsi="Cambria Math"/>
                </w:rPr>
                <m:t xml:space="preserve">i.i.d </m:t>
              </m:r>
            </m:oMath>
            <w:r w:rsidR="00CA2AF5">
              <w:rPr>
                <w:rFonts w:eastAsiaTheme="minorEastAsia"/>
              </w:rPr>
              <w:t>pairs with a continuous density function.</w:t>
            </w:r>
          </w:p>
          <w:p w14:paraId="1BD72C9A" w14:textId="28D6DAA7" w:rsidR="0025389D" w:rsidRDefault="0025389D" w:rsidP="00923668">
            <w:pPr>
              <w:rPr>
                <w:rFonts w:eastAsiaTheme="minorEastAsia"/>
              </w:rPr>
            </w:pPr>
          </w:p>
          <w:p w14:paraId="558EEFD0" w14:textId="28B8BADF" w:rsidR="0025389D" w:rsidRDefault="0025389D" w:rsidP="009236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Number of observations within a cluster are finite.</w:t>
            </w:r>
          </w:p>
          <w:p w14:paraId="53CE8312" w14:textId="348727E0" w:rsidR="000554CA" w:rsidRDefault="000554CA" w:rsidP="00923668">
            <w:pPr>
              <w:rPr>
                <w:rFonts w:eastAsiaTheme="minorEastAsia"/>
              </w:rPr>
            </w:pPr>
          </w:p>
          <w:p w14:paraId="42A06FE4" w14:textId="1FF157AB" w:rsidR="000554CA" w:rsidRDefault="000554CA" w:rsidP="00923668">
            <w:pPr>
              <w:rPr>
                <w:rFonts w:eastAsiaTheme="minorEastAsia"/>
              </w:rPr>
            </w:pPr>
          </w:p>
          <w:p w14:paraId="08BD0CCC" w14:textId="58EAD594" w:rsidR="000554CA" w:rsidRPr="000C2E21" w:rsidRDefault="000554CA" w:rsidP="00923668">
            <w:pPr>
              <w:rPr>
                <w:rFonts w:eastAsiaTheme="minorEastAsia"/>
              </w:rPr>
            </w:pPr>
            <w:r w:rsidRPr="000C2E21">
              <w:rPr>
                <w:rFonts w:eastAsiaTheme="minorEastAsia"/>
              </w:rPr>
              <w:t>Working independence assumption within a cluster.</w:t>
            </w:r>
          </w:p>
          <w:p w14:paraId="44106FA6" w14:textId="459807D3" w:rsidR="000554CA" w:rsidRPr="000C2E21" w:rsidRDefault="000554CA" w:rsidP="00923668">
            <w:pPr>
              <w:rPr>
                <w:rFonts w:eastAsiaTheme="minorEastAsia"/>
              </w:rPr>
            </w:pPr>
          </w:p>
          <w:p w14:paraId="7470FF4B" w14:textId="1F5242F5" w:rsidR="000554CA" w:rsidRDefault="000554CA" w:rsidP="00923668">
            <w:pPr>
              <w:rPr>
                <w:rFonts w:eastAsiaTheme="minorEastAsia"/>
              </w:rPr>
            </w:pPr>
            <w:r w:rsidRPr="000C2E21">
              <w:rPr>
                <w:rFonts w:eastAsiaTheme="minorEastAsia"/>
              </w:rPr>
              <w:t>The working covariance matrix is invertible.</w:t>
            </w:r>
            <w:r>
              <w:rPr>
                <w:rFonts w:eastAsiaTheme="minorEastAsia"/>
              </w:rPr>
              <w:t xml:space="preserve"> </w:t>
            </w:r>
          </w:p>
          <w:p w14:paraId="31DF738B" w14:textId="64605A5C" w:rsidR="000554CA" w:rsidRDefault="000554CA" w:rsidP="00923668">
            <w:pPr>
              <w:rPr>
                <w:rFonts w:eastAsiaTheme="minorEastAsia"/>
              </w:rPr>
            </w:pPr>
          </w:p>
          <w:p w14:paraId="346880BF" w14:textId="65E1F0E7" w:rsidR="00CA2AF5" w:rsidRDefault="00CA2AF5" w:rsidP="004073A9"/>
        </w:tc>
        <w:tc>
          <w:tcPr>
            <w:tcW w:w="2265" w:type="dxa"/>
          </w:tcPr>
          <w:p w14:paraId="281FF75B" w14:textId="3052E352" w:rsidR="00CA2AF5" w:rsidRDefault="00867B77" w:rsidP="001B1EE9">
            <w:r>
              <w:t>Longitudinal data</w:t>
            </w:r>
            <w:r w:rsidR="00F24664">
              <w:t xml:space="preserve"> with a continuous covariate measured with error.</w:t>
            </w:r>
          </w:p>
        </w:tc>
      </w:tr>
      <w:tr w:rsidR="00F312EE" w14:paraId="794DF40F" w14:textId="77777777" w:rsidTr="00687C7A">
        <w:trPr>
          <w:trHeight w:val="980"/>
        </w:trPr>
        <w:tc>
          <w:tcPr>
            <w:tcW w:w="1542" w:type="dxa"/>
          </w:tcPr>
          <w:p w14:paraId="5B4A1D94" w14:textId="6F541A5B" w:rsidR="00D41AC8" w:rsidRPr="00D41AC8" w:rsidRDefault="00D41AC8" w:rsidP="001B1EE9">
            <w:pPr>
              <w:rPr>
                <w:b/>
                <w:bCs/>
              </w:rPr>
            </w:pPr>
            <w:r w:rsidRPr="00D41AC8">
              <w:rPr>
                <w:b/>
                <w:bCs/>
              </w:rPr>
              <w:t>6.4 Application to causal inference</w:t>
            </w:r>
          </w:p>
        </w:tc>
        <w:tc>
          <w:tcPr>
            <w:tcW w:w="1482" w:type="dxa"/>
          </w:tcPr>
          <w:p w14:paraId="455DA270" w14:textId="77777777" w:rsidR="00D41AC8" w:rsidRDefault="00D41AC8" w:rsidP="001B1EE9"/>
        </w:tc>
        <w:tc>
          <w:tcPr>
            <w:tcW w:w="2400" w:type="dxa"/>
          </w:tcPr>
          <w:p w14:paraId="342D7D34" w14:textId="77777777" w:rsidR="00D41AC8" w:rsidRDefault="00D41AC8" w:rsidP="001B1EE9"/>
        </w:tc>
        <w:tc>
          <w:tcPr>
            <w:tcW w:w="2296" w:type="dxa"/>
          </w:tcPr>
          <w:p w14:paraId="5028F78D" w14:textId="77777777" w:rsidR="00D41AC8" w:rsidRDefault="00D41AC8" w:rsidP="00923668"/>
        </w:tc>
        <w:tc>
          <w:tcPr>
            <w:tcW w:w="2265" w:type="dxa"/>
          </w:tcPr>
          <w:p w14:paraId="4EADB6E3" w14:textId="77777777" w:rsidR="00D41AC8" w:rsidRDefault="00D41AC8" w:rsidP="001B1EE9"/>
        </w:tc>
      </w:tr>
      <w:tr w:rsidR="00F312EE" w14:paraId="2BB21D05" w14:textId="77777777" w:rsidTr="00687C7A">
        <w:trPr>
          <w:trHeight w:val="980"/>
        </w:trPr>
        <w:tc>
          <w:tcPr>
            <w:tcW w:w="1542" w:type="dxa"/>
          </w:tcPr>
          <w:p w14:paraId="57AB8836" w14:textId="563B06D7" w:rsidR="005F7448" w:rsidRDefault="005F7448" w:rsidP="001B1EE9">
            <w:r>
              <w:fldChar w:fldCharType="begin"/>
            </w:r>
            <w:r w:rsidR="004E5597">
              <w:instrText xml:space="preserve"> ADDIN EN.CITE &lt;EndNote&gt;&lt;Cite AuthorYear="1"&gt;&lt;Author&gt;Valeri&lt;/Author&gt;&lt;Year&gt;2014&lt;/Year&gt;&lt;RecNum&gt;66&lt;/RecNum&gt;&lt;DisplayText&gt;Valeri, Lin, and VanderWeele (2014)&lt;/DisplayText&gt;&lt;record&gt;&lt;rec-number&gt;66&lt;/rec-number&gt;&lt;foreign-keys&gt;&lt;key app="EN" db-id="vxpa555w9rerz3efdwqxp2roarp9fasav02d" timestamp="1644264713"&gt;66&lt;/key&gt;&lt;/foreign-keys&gt;&lt;ref-type name="Journal Article"&gt;17&lt;/ref-type&gt;&lt;contributors&gt;&lt;authors&gt;&lt;author&gt;Valeri, Linda&lt;/author&gt;&lt;author&gt;Lin, Xihong&lt;/author&gt;&lt;author&gt;VanderWeele, Tyler J&lt;/author&gt;&lt;/authors&gt;&lt;/contributors&gt;&lt;titles&gt;&lt;title&gt;Mediation analysis when a continuous mediator is measured with error and the outcome follows a generalized linear model&lt;/title&gt;&lt;secondary-title&gt;Statistics in medicine&lt;/secondary-title&gt;&lt;/titles&gt;&lt;periodical&gt;&lt;full-title&gt;Statistics in Medicine&lt;/full-title&gt;&lt;/periodical&gt;&lt;pages&gt;4875-4890&lt;/pages&gt;&lt;volume&gt;33&lt;/volume&gt;&lt;number&gt;28&lt;/number&gt;&lt;dates&gt;&lt;year&gt;2014&lt;/year&gt;&lt;/dates&gt;&lt;isbn&gt;0277-6715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Valeri, Lin, and VanderWeele (2014)</w:t>
            </w:r>
            <w:r>
              <w:fldChar w:fldCharType="end"/>
            </w:r>
          </w:p>
        </w:tc>
        <w:tc>
          <w:tcPr>
            <w:tcW w:w="1482" w:type="dxa"/>
          </w:tcPr>
          <w:p w14:paraId="6A95582E" w14:textId="50532CDB" w:rsidR="005F7448" w:rsidRDefault="005F7448" w:rsidP="001B1EE9">
            <w:r>
              <w:t>Additive measurement error</w:t>
            </w:r>
            <w:r w:rsidR="00940DD8">
              <w:t xml:space="preserve"> model.</w:t>
            </w:r>
          </w:p>
        </w:tc>
        <w:tc>
          <w:tcPr>
            <w:tcW w:w="2400" w:type="dxa"/>
          </w:tcPr>
          <w:p w14:paraId="7E64D15F" w14:textId="3CE3DF30" w:rsidR="005F7448" w:rsidRDefault="005F7448" w:rsidP="001B1EE9">
            <w:r>
              <w:t>Measurement error variance is known.</w:t>
            </w:r>
          </w:p>
        </w:tc>
        <w:tc>
          <w:tcPr>
            <w:tcW w:w="2296" w:type="dxa"/>
          </w:tcPr>
          <w:p w14:paraId="7B6DB645" w14:textId="5B3B0CFA" w:rsidR="005F7448" w:rsidRDefault="005F7448" w:rsidP="00923668">
            <w:r>
              <w:t xml:space="preserve">There is no unmeasured confounding in the causal model. </w:t>
            </w:r>
          </w:p>
          <w:p w14:paraId="036DAD90" w14:textId="21A81F84" w:rsidR="005F7448" w:rsidRDefault="005F7448" w:rsidP="00923668"/>
          <w:p w14:paraId="49CDD941" w14:textId="69F43B19" w:rsidR="005F7448" w:rsidRDefault="005F7448" w:rsidP="00923668">
            <w:r>
              <w:t xml:space="preserve">Assumptions of identifiability hold. </w:t>
            </w:r>
          </w:p>
          <w:p w14:paraId="1BCFABE3" w14:textId="77777777" w:rsidR="005F7448" w:rsidRDefault="005F7448" w:rsidP="00923668"/>
          <w:p w14:paraId="7CC12298" w14:textId="3AF67412" w:rsidR="005F7448" w:rsidRDefault="005F7448" w:rsidP="00923668"/>
        </w:tc>
        <w:tc>
          <w:tcPr>
            <w:tcW w:w="2265" w:type="dxa"/>
          </w:tcPr>
          <w:p w14:paraId="58157198" w14:textId="01A90452" w:rsidR="005F7448" w:rsidRDefault="00D873C3" w:rsidP="001B1EE9">
            <w:r>
              <w:t>Mediation analysis data where</w:t>
            </w:r>
            <w:r w:rsidR="00F24664">
              <w:t xml:space="preserve"> measurement error lies in the continuous mediator </w:t>
            </w:r>
            <w:r w:rsidR="006328AE">
              <w:t>e.g. effect of genetic variations on lung cancer mediated through smoking.</w:t>
            </w:r>
          </w:p>
          <w:p w14:paraId="18590F71" w14:textId="24547B93" w:rsidR="00F24664" w:rsidRDefault="00F24664" w:rsidP="001B1EE9"/>
        </w:tc>
      </w:tr>
      <w:tr w:rsidR="00F312EE" w14:paraId="2A023963" w14:textId="77777777" w:rsidTr="00687C7A">
        <w:trPr>
          <w:trHeight w:val="980"/>
        </w:trPr>
        <w:tc>
          <w:tcPr>
            <w:tcW w:w="1542" w:type="dxa"/>
          </w:tcPr>
          <w:p w14:paraId="64689E1F" w14:textId="4F5EC5D6" w:rsidR="00F40E19" w:rsidRDefault="00103C89" w:rsidP="001B1EE9">
            <w:r>
              <w:fldChar w:fldCharType="begin"/>
            </w:r>
            <w:r w:rsidR="004E5597">
              <w:instrText xml:space="preserve"> ADDIN EN.CITE &lt;EndNote&gt;&lt;Cite AuthorYear="1"&gt;&lt;Author&gt;Lockwood&lt;/Author&gt;&lt;Year&gt;2015&lt;/Year&gt;&lt;RecNum&gt;67&lt;/RecNum&gt;&lt;DisplayText&gt;Lockwood and McCaffrey (2015)&lt;/DisplayText&gt;&lt;record&gt;&lt;rec-number&gt;67&lt;/rec-number&gt;&lt;foreign-keys&gt;&lt;key app="EN" db-id="vxpa555w9rerz3efdwqxp2roarp9fasav02d" timestamp="1644264713"&gt;67&lt;/key&gt;&lt;/foreign-keys&gt;&lt;ref-type name="Journal Article"&gt;17&lt;/ref-type&gt;&lt;contributors&gt;&lt;authors&gt;&lt;author&gt;Lockwood, JR&lt;/author&gt;&lt;author&gt;McCaffrey, Daniel F&lt;/author&gt;&lt;/authors&gt;&lt;/contributors&gt;&lt;titles&gt;&lt;title&gt;Simulation-extrapolation for estimating means and causal effects with mismeasured covariates&lt;/title&gt;&lt;secondary-title&gt;Grantee Submission&lt;/secondary-title&gt;&lt;/titles&gt;&lt;periodical&gt;&lt;full-title&gt;Grantee Submission&lt;/full-title&gt;&lt;/periodical&gt;&lt;pages&gt;241-290&lt;/pages&gt;&lt;volume&gt;1&lt;/volume&gt;&lt;dates&gt;&lt;year&gt;2015&lt;/year&gt;&lt;/dates&gt;&lt;urls&gt;&lt;/urls&gt;&lt;/record&gt;&lt;/Cite&gt;&lt;/EndNote&gt;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Lockwood and McCaffrey (2015)</w:t>
            </w:r>
            <w:r>
              <w:fldChar w:fldCharType="end"/>
            </w:r>
          </w:p>
        </w:tc>
        <w:tc>
          <w:tcPr>
            <w:tcW w:w="1482" w:type="dxa"/>
          </w:tcPr>
          <w:p w14:paraId="1C86ED58" w14:textId="2F158E81" w:rsidR="00F40E19" w:rsidRDefault="00103C89" w:rsidP="001B1EE9">
            <w:r>
              <w:t>Additive measurement error</w:t>
            </w:r>
            <w:r w:rsidR="00940DD8">
              <w:t xml:space="preserve"> model.</w:t>
            </w:r>
          </w:p>
        </w:tc>
        <w:tc>
          <w:tcPr>
            <w:tcW w:w="2400" w:type="dxa"/>
          </w:tcPr>
          <w:p w14:paraId="365BB5AF" w14:textId="27D8FCAC" w:rsidR="00F40E19" w:rsidRDefault="00103C89" w:rsidP="001B1EE9">
            <w:r>
              <w:t xml:space="preserve">Measurement error </w:t>
            </w:r>
            <w:r w:rsidR="00940DD8">
              <w:t xml:space="preserve">variance </w:t>
            </w:r>
            <w:r>
              <w:t xml:space="preserve">is known or can be estimated from auxiliary data. </w:t>
            </w:r>
          </w:p>
          <w:p w14:paraId="3349D21A" w14:textId="77777777" w:rsidR="00103C89" w:rsidRDefault="00103C89" w:rsidP="001B1EE9"/>
          <w:p w14:paraId="7B3FF16E" w14:textId="77777777" w:rsidR="00103C89" w:rsidRDefault="00103C89" w:rsidP="001B1EE9">
            <w:r>
              <w:t xml:space="preserve">Measurement error is normally distributed. </w:t>
            </w:r>
          </w:p>
          <w:p w14:paraId="7F4C19E3" w14:textId="716643B2" w:rsidR="00103C89" w:rsidRDefault="00103C89" w:rsidP="001B1EE9"/>
        </w:tc>
        <w:tc>
          <w:tcPr>
            <w:tcW w:w="2296" w:type="dxa"/>
          </w:tcPr>
          <w:p w14:paraId="48E9553D" w14:textId="5976080D" w:rsidR="00103C89" w:rsidRDefault="00940DD8" w:rsidP="00F312EE">
            <w:pPr>
              <w:rPr>
                <w:rFonts w:eastAsiaTheme="minorEastAsia"/>
              </w:rPr>
            </w:pPr>
            <w:r>
              <w:lastRenderedPageBreak/>
              <w:t xml:space="preserve">Outcome is independent of treatment assignment given covariates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and the probability of assignment to intervention arm is greater than zero for all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X,Z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0D3CF070" w14:textId="77777777" w:rsidR="00022BA3" w:rsidRDefault="00022BA3" w:rsidP="00923668">
            <w:pPr>
              <w:rPr>
                <w:rFonts w:cstheme="minorHAnsi"/>
                <w:sz w:val="24"/>
                <w:szCs w:val="24"/>
              </w:rPr>
            </w:pPr>
          </w:p>
          <w:p w14:paraId="69848367" w14:textId="77777777" w:rsidR="00022BA3" w:rsidRDefault="00022BA3" w:rsidP="00923668">
            <w:pPr>
              <w:rPr>
                <w:rFonts w:cstheme="minorHAnsi"/>
                <w:sz w:val="24"/>
                <w:szCs w:val="24"/>
              </w:rPr>
            </w:pPr>
          </w:p>
          <w:p w14:paraId="4CD6F1D9" w14:textId="13B3070E" w:rsidR="00022BA3" w:rsidRDefault="00022BA3" w:rsidP="0092366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Continuity of the expectation of the objective function at each </w:t>
            </w:r>
            <w:r w:rsidRPr="00AC2F6F">
              <w:rPr>
                <w:rFonts w:cstheme="minorHAnsi"/>
                <w:sz w:val="24"/>
                <w:szCs w:val="24"/>
              </w:rPr>
              <w:sym w:font="Symbol" w:char="F06C"/>
            </w:r>
            <w:r w:rsidR="005A4AE2">
              <w:rPr>
                <w:rFonts w:cstheme="minorHAnsi"/>
                <w:sz w:val="24"/>
                <w:szCs w:val="24"/>
              </w:rPr>
              <w:t>.</w:t>
            </w:r>
          </w:p>
          <w:p w14:paraId="0AFDEEE2" w14:textId="77777777" w:rsidR="00022BA3" w:rsidRDefault="00022BA3" w:rsidP="00923668">
            <w:pPr>
              <w:rPr>
                <w:rFonts w:cstheme="minorHAnsi"/>
                <w:sz w:val="24"/>
                <w:szCs w:val="24"/>
              </w:rPr>
            </w:pPr>
          </w:p>
          <w:p w14:paraId="258A2043" w14:textId="1B792815" w:rsidR="00022BA3" w:rsidRDefault="009D4270" w:rsidP="00923668">
            <w:r>
              <w:rPr>
                <w:rFonts w:cstheme="minorHAnsi"/>
                <w:sz w:val="24"/>
                <w:szCs w:val="24"/>
              </w:rPr>
              <w:t>I</w:t>
            </w:r>
            <w:r w:rsidR="00022BA3">
              <w:rPr>
                <w:rFonts w:cstheme="minorHAnsi"/>
                <w:sz w:val="24"/>
                <w:szCs w:val="24"/>
              </w:rPr>
              <w:t xml:space="preserve">nterchangeability of the limit </w:t>
            </w:r>
            <w:r w:rsidR="00A3315E">
              <w:rPr>
                <w:rFonts w:cstheme="minorHAnsi"/>
                <w:sz w:val="24"/>
                <w:szCs w:val="24"/>
              </w:rPr>
              <w:t>and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022BA3">
              <w:rPr>
                <w:rFonts w:cstheme="minorHAnsi"/>
                <w:sz w:val="24"/>
                <w:szCs w:val="24"/>
              </w:rPr>
              <w:t xml:space="preserve">expectation of the objective function as </w:t>
            </w:r>
            <m:oMath>
              <m:r>
                <w:rPr>
                  <w:rFonts w:ascii="Cambria Math" w:hAnsi="Cambria Math" w:cstheme="minorHAnsi"/>
                  <w:sz w:val="24"/>
                  <w:szCs w:val="24"/>
                </w:rPr>
                <m:t>λ→-1</m:t>
              </m:r>
            </m:oMath>
            <w:r w:rsidR="00022BA3">
              <w:rPr>
                <w:rFonts w:eastAsiaTheme="minorEastAsia" w:cstheme="minorHAnsi"/>
                <w:sz w:val="24"/>
                <w:szCs w:val="24"/>
              </w:rPr>
              <w:t>.</w:t>
            </w:r>
            <w:r w:rsidR="00022BA3" w:rsidRPr="00AC2F6F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265" w:type="dxa"/>
          </w:tcPr>
          <w:p w14:paraId="3F047B7D" w14:textId="12036468" w:rsidR="00F40E19" w:rsidRDefault="00D873C3" w:rsidP="001B1EE9">
            <w:r>
              <w:lastRenderedPageBreak/>
              <w:t>C</w:t>
            </w:r>
            <w:r w:rsidR="007967C5">
              <w:t xml:space="preserve">ausal inference </w:t>
            </w:r>
            <w:r>
              <w:t xml:space="preserve">data with </w:t>
            </w:r>
            <w:r w:rsidR="007967C5">
              <w:t>mismeasured continuous covariates</w:t>
            </w:r>
            <w:r w:rsidR="00754FB7">
              <w:t xml:space="preserve"> e.g. evaluating the </w:t>
            </w:r>
            <w:r w:rsidR="00754FB7">
              <w:lastRenderedPageBreak/>
              <w:t xml:space="preserve">performance of middle school children as a function of latent quantities that are observed only through observed test scores during </w:t>
            </w:r>
            <w:r w:rsidR="006A312A">
              <w:t>elementary</w:t>
            </w:r>
            <w:r w:rsidR="00754FB7">
              <w:t xml:space="preserve"> school.</w:t>
            </w:r>
          </w:p>
        </w:tc>
      </w:tr>
      <w:tr w:rsidR="00F312EE" w14:paraId="383FDE52" w14:textId="77777777" w:rsidTr="00687C7A">
        <w:trPr>
          <w:trHeight w:val="980"/>
        </w:trPr>
        <w:tc>
          <w:tcPr>
            <w:tcW w:w="1542" w:type="dxa"/>
          </w:tcPr>
          <w:p w14:paraId="22818DA6" w14:textId="1FA94402" w:rsidR="00754FB7" w:rsidRDefault="00D41AC8" w:rsidP="001B1EE9">
            <w:r>
              <w:lastRenderedPageBreak/>
              <w:fldChar w:fldCharType="begin"/>
            </w:r>
            <w:r w:rsidR="004E5597">
              <w:instrText xml:space="preserve"> ADDIN EN.CITE &lt;EndNote&gt;&lt;Cite AuthorYear="1"&gt;&lt;Author&gt;Lenis&lt;/Author&gt;&lt;Year&gt;2017&lt;/Year&gt;&lt;RecNum&gt;14&lt;/RecNum&gt;&lt;DisplayText&gt;Lenis, Ebnesajjad, and Stuart (2017)&lt;/DisplayText&gt;&lt;record&gt;&lt;rec-number&gt;14&lt;/rec-number&gt;&lt;foreign-keys&gt;&lt;key app="EN" db-id="vxpa555w9rerz3efdwqxp2roarp9fasav02d" timestamp="1644264712"&gt;14&lt;/key&gt;&lt;/foreign-keys&gt;&lt;ref-type name="Journal Article"&gt;17&lt;/ref-type&gt;&lt;contributors&gt;&lt;authors&gt;&lt;author&gt;Lenis, David&lt;/author&gt;&lt;author&gt;Ebnesajjad, Cyrus F&lt;/author&gt;&lt;author&gt;Stuart, Elizabeth A  &lt;/author&gt;&lt;/authors&gt;&lt;/contributors&gt;&lt;titles&gt;&lt;title&gt;A doubly robust estimator for the average treatment effect in the context of a mean-reverting measurement error&lt;/title&gt;&lt;secondary-title&gt;Journal of Biostatistics&lt;/secondary-title&gt;&lt;/titles&gt;&lt;periodical&gt;&lt;full-title&gt;Journal of Biostatistics&lt;/full-title&gt;&lt;/periodical&gt;&lt;pages&gt;325-337&lt;/pages&gt;&lt;volume&gt;18&lt;/volume&gt;&lt;number&gt;2&lt;/number&gt;&lt;dates&gt;&lt;year&gt;2017&lt;/year&gt;&lt;/dates&gt;&lt;isbn&gt;1465-4644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Lenis, Ebnesajjad, and Stuart (2017)</w:t>
            </w:r>
            <w:r>
              <w:fldChar w:fldCharType="end"/>
            </w:r>
          </w:p>
        </w:tc>
        <w:tc>
          <w:tcPr>
            <w:tcW w:w="1482" w:type="dxa"/>
          </w:tcPr>
          <w:p w14:paraId="32F648DE" w14:textId="2F73D46A" w:rsidR="00754FB7" w:rsidRDefault="00E44FCB" w:rsidP="001B1EE9">
            <w:r>
              <w:t>Additive measurement error</w:t>
            </w:r>
            <w:r w:rsidR="00940DD8">
              <w:t xml:space="preserve"> model</w:t>
            </w:r>
          </w:p>
          <w:p w14:paraId="60D566D9" w14:textId="77777777" w:rsidR="00E44FCB" w:rsidRDefault="00E44FCB" w:rsidP="001B1EE9"/>
          <w:p w14:paraId="5F23D35F" w14:textId="2D563FAC" w:rsidR="00E44FCB" w:rsidRDefault="00E44FCB" w:rsidP="001B1EE9"/>
        </w:tc>
        <w:tc>
          <w:tcPr>
            <w:tcW w:w="2400" w:type="dxa"/>
          </w:tcPr>
          <w:p w14:paraId="1B9E1A1D" w14:textId="0DAD76FB" w:rsidR="00E44FCB" w:rsidRDefault="00E44FCB" w:rsidP="001B1EE9">
            <w:r>
              <w:t>Measurement error</w:t>
            </w:r>
            <w:r w:rsidR="008D72F3">
              <w:t xml:space="preserve"> </w:t>
            </w:r>
            <w:r>
              <w:t xml:space="preserve">is normally distributed with </w:t>
            </w:r>
            <w:r w:rsidR="007967C5">
              <w:t>known or estimable variance.</w:t>
            </w:r>
            <w:r>
              <w:t xml:space="preserve"> </w:t>
            </w:r>
          </w:p>
          <w:p w14:paraId="0E9F1254" w14:textId="0CBFAD18" w:rsidR="008D72F3" w:rsidRDefault="008D72F3" w:rsidP="001B1EE9"/>
          <w:p w14:paraId="7C70DAF2" w14:textId="4A1BDADE" w:rsidR="00E44FCB" w:rsidRDefault="00E44FCB" w:rsidP="001B1EE9"/>
        </w:tc>
        <w:tc>
          <w:tcPr>
            <w:tcW w:w="2296" w:type="dxa"/>
          </w:tcPr>
          <w:p w14:paraId="730DCE59" w14:textId="6791FC46" w:rsidR="00754FB7" w:rsidRDefault="00DE18D2" w:rsidP="00923668">
            <w:r>
              <w:t xml:space="preserve">Independent validation sample is available. </w:t>
            </w:r>
          </w:p>
          <w:p w14:paraId="6687F9E5" w14:textId="098AB8AF" w:rsidR="00E44FCB" w:rsidRDefault="00E44FCB" w:rsidP="00923668"/>
          <w:p w14:paraId="29DBDA08" w14:textId="53741D82" w:rsidR="00E44FCB" w:rsidRDefault="00F312EE" w:rsidP="00923668">
            <w:r>
              <w:t>Propensity score is continuously distributed with interval support and the p</w:t>
            </w:r>
            <w:r w:rsidR="00E44FCB">
              <w:t>ropensity score model is accurately specified</w:t>
            </w:r>
            <w:r w:rsidR="004073A9">
              <w:t xml:space="preserve"> </w:t>
            </w:r>
            <w:r>
              <w:t>with a defined</w:t>
            </w:r>
          </w:p>
          <w:p w14:paraId="7771858E" w14:textId="5E4B2F09" w:rsidR="00E44FCB" w:rsidRDefault="00E44FCB" w:rsidP="00923668">
            <w:r>
              <w:t xml:space="preserve">first derivative of </w:t>
            </w:r>
            <w:r w:rsidR="004073A9">
              <w:t xml:space="preserve">its </w:t>
            </w:r>
            <w:r>
              <w:t>likelihood</w:t>
            </w:r>
            <w:r w:rsidR="00F312EE">
              <w:t>.</w:t>
            </w:r>
            <w:r>
              <w:t xml:space="preserve">  </w:t>
            </w:r>
          </w:p>
          <w:p w14:paraId="658A0D68" w14:textId="7C313AD3" w:rsidR="00E44FCB" w:rsidRDefault="00E44FCB" w:rsidP="00923668"/>
          <w:p w14:paraId="07AAAE03" w14:textId="759ACEDF" w:rsidR="00E44FCB" w:rsidRDefault="00E44FCB" w:rsidP="00923668">
            <w:r>
              <w:t xml:space="preserve">The estimators converge to an asymptotic normal distribution even in the absence of accurate model specification. </w:t>
            </w:r>
          </w:p>
          <w:p w14:paraId="4EFF2C3C" w14:textId="2E50DC7B" w:rsidR="00E44FCB" w:rsidRDefault="00E44FCB" w:rsidP="00923668"/>
          <w:p w14:paraId="6A95BBE8" w14:textId="2B51DAA0" w:rsidR="007D22CE" w:rsidRDefault="00981785" w:rsidP="00923668">
            <w:r>
              <w:t>A</w:t>
            </w:r>
            <w:r w:rsidR="00F312EE">
              <w:t xml:space="preserve">fter controlling for </w:t>
            </w:r>
            <m:oMath>
              <m:r>
                <w:rPr>
                  <w:rFonts w:ascii="Cambria Math" w:hAnsi="Cambria Math"/>
                </w:rPr>
                <m:t>X,</m:t>
              </m:r>
            </m:oMath>
            <w:r w:rsidR="00F312EE">
              <w:rPr>
                <w:rFonts w:eastAsiaTheme="minorEastAsia"/>
              </w:rPr>
              <w:t xml:space="preserve">  treatment exposure is independent of the potential outcomes.</w:t>
            </w:r>
          </w:p>
          <w:p w14:paraId="7E4ECF24" w14:textId="77777777" w:rsidR="008D72F3" w:rsidRDefault="008D72F3" w:rsidP="00923668"/>
          <w:p w14:paraId="42A33886" w14:textId="77777777" w:rsidR="007D22CE" w:rsidRDefault="007D22CE" w:rsidP="00923668"/>
          <w:p w14:paraId="135DECCC" w14:textId="77777777" w:rsidR="00DE18D2" w:rsidRDefault="00DE18D2" w:rsidP="00923668"/>
          <w:p w14:paraId="108C6449" w14:textId="73B21F0B" w:rsidR="00DE18D2" w:rsidRDefault="00DE18D2" w:rsidP="00923668"/>
        </w:tc>
        <w:tc>
          <w:tcPr>
            <w:tcW w:w="2265" w:type="dxa"/>
          </w:tcPr>
          <w:p w14:paraId="74F00D6C" w14:textId="1BE40CE2" w:rsidR="000500D7" w:rsidRDefault="007967C5">
            <w:r>
              <w:lastRenderedPageBreak/>
              <w:t xml:space="preserve">Longitudinal </w:t>
            </w:r>
            <w:r w:rsidR="00F312EE">
              <w:t xml:space="preserve">health </w:t>
            </w:r>
            <w:r>
              <w:t xml:space="preserve">data in which </w:t>
            </w:r>
            <w:r w:rsidR="00F312EE">
              <w:t xml:space="preserve">confounders are measured with errors </w:t>
            </w:r>
            <w:r w:rsidR="00D873C3">
              <w:t xml:space="preserve"> </w:t>
            </w:r>
            <w:r w:rsidR="000500D7">
              <w:t>e.g. BMI measures</w:t>
            </w:r>
            <w:r w:rsidR="00F312EE">
              <w:t xml:space="preserve"> from the National Longitudinal study of adolescent to adult health</w:t>
            </w:r>
            <w:r w:rsidR="000500D7">
              <w:t>.</w:t>
            </w:r>
          </w:p>
        </w:tc>
      </w:tr>
      <w:tr w:rsidR="00F312EE" w14:paraId="769DE3F2" w14:textId="77777777" w:rsidTr="00687C7A">
        <w:trPr>
          <w:trHeight w:val="980"/>
        </w:trPr>
        <w:tc>
          <w:tcPr>
            <w:tcW w:w="1542" w:type="dxa"/>
          </w:tcPr>
          <w:p w14:paraId="3C6CC664" w14:textId="2A900B46" w:rsidR="00D4411C" w:rsidRPr="00D4411C" w:rsidRDefault="00D4411C" w:rsidP="001B1EE9">
            <w:pPr>
              <w:rPr>
                <w:b/>
                <w:bCs/>
              </w:rPr>
            </w:pPr>
            <w:r>
              <w:rPr>
                <w:b/>
                <w:bCs/>
              </w:rPr>
              <w:t>7. Further techniques</w:t>
            </w:r>
          </w:p>
        </w:tc>
        <w:tc>
          <w:tcPr>
            <w:tcW w:w="1482" w:type="dxa"/>
          </w:tcPr>
          <w:p w14:paraId="3403D062" w14:textId="77777777" w:rsidR="00D4411C" w:rsidRDefault="00D4411C" w:rsidP="001B1EE9"/>
        </w:tc>
        <w:tc>
          <w:tcPr>
            <w:tcW w:w="2400" w:type="dxa"/>
          </w:tcPr>
          <w:p w14:paraId="115E0237" w14:textId="77777777" w:rsidR="00D4411C" w:rsidRDefault="00D4411C" w:rsidP="001B1EE9"/>
        </w:tc>
        <w:tc>
          <w:tcPr>
            <w:tcW w:w="2296" w:type="dxa"/>
          </w:tcPr>
          <w:p w14:paraId="5E87BDD0" w14:textId="77777777" w:rsidR="00D4411C" w:rsidRDefault="00D4411C" w:rsidP="00923668"/>
        </w:tc>
        <w:tc>
          <w:tcPr>
            <w:tcW w:w="2265" w:type="dxa"/>
          </w:tcPr>
          <w:p w14:paraId="1889B97E" w14:textId="77777777" w:rsidR="00D4411C" w:rsidRDefault="00D4411C" w:rsidP="001B1EE9"/>
        </w:tc>
      </w:tr>
      <w:tr w:rsidR="00F312EE" w14:paraId="2744C93D" w14:textId="77777777" w:rsidTr="00687C7A">
        <w:trPr>
          <w:trHeight w:val="980"/>
        </w:trPr>
        <w:tc>
          <w:tcPr>
            <w:tcW w:w="1542" w:type="dxa"/>
          </w:tcPr>
          <w:p w14:paraId="25D2AB43" w14:textId="252D1FB9" w:rsidR="00384346" w:rsidRDefault="00384346" w:rsidP="001B1EE9">
            <w:r>
              <w:fldChar w:fldCharType="begin"/>
            </w:r>
            <w:r>
              <w:instrText xml:space="preserve"> ADDIN EN.CITE &lt;EndNote&gt;&lt;Cite AuthorYear="1"&gt;&lt;Author&gt;Wang&lt;/Author&gt;&lt;Year&gt;1998&lt;/Year&gt;&lt;RecNum&gt;78&lt;/RecNum&gt;&lt;DisplayText&gt;N. Wang, Lin, Gutierrez, and Carroll (1998)&lt;/DisplayText&gt;&lt;record&gt;&lt;rec-number&gt;78&lt;/rec-number&gt;&lt;foreign-keys&gt;&lt;key app="EN" db-id="wdwptdapueevr3eadeux50drxp5t9ztv2edr" timestamp="1638311927"&gt;78&lt;/key&gt;&lt;/foreign-keys&gt;&lt;ref-type name="Journal Article"&gt;17&lt;/ref-type&gt;&lt;contributors&gt;&lt;authors&gt;&lt;author&gt;Wang, Naisyin&lt;/author&gt;&lt;author&gt;Lin, Xihong&lt;/author&gt;&lt;author&gt;Gutierrez, Roberto G&lt;/author&gt;&lt;author&gt;Carroll, Raymond J&lt;/author&gt;&lt;/authors&gt;&lt;/contributors&gt;&lt;titles&gt;&lt;title&gt;Bias analysis and SIMEX approach in generalized linear mixed measurement error models&lt;/title&gt;&lt;secondary-title&gt;Journal of the American Statistical Association&lt;/secondary-title&gt;&lt;/titles&gt;&lt;periodical&gt;&lt;full-title&gt;Journal of the American Statistical Association&lt;/full-title&gt;&lt;/periodical&gt;&lt;pages&gt;249-261&lt;/pages&gt;&lt;volume&gt;93&lt;/volume&gt;&lt;number&gt;441&lt;/number&gt;&lt;dates&gt;&lt;year&gt;1998&lt;/year&gt;&lt;/dates&gt;&lt;isbn&gt;0162-1459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N. Wang, Lin, Gutierrez, and Carroll (1998)</w:t>
            </w:r>
            <w:r>
              <w:fldChar w:fldCharType="end"/>
            </w:r>
          </w:p>
        </w:tc>
        <w:tc>
          <w:tcPr>
            <w:tcW w:w="1482" w:type="dxa"/>
          </w:tcPr>
          <w:p w14:paraId="1E00E5BC" w14:textId="1E9BA96D" w:rsidR="00384346" w:rsidRDefault="00107F92" w:rsidP="001B1EE9">
            <w:r>
              <w:t>Additive measurement error model.</w:t>
            </w:r>
          </w:p>
        </w:tc>
        <w:tc>
          <w:tcPr>
            <w:tcW w:w="2400" w:type="dxa"/>
          </w:tcPr>
          <w:p w14:paraId="4BE50086" w14:textId="77777777" w:rsidR="00384346" w:rsidRDefault="00107F92" w:rsidP="001B1EE9">
            <w:r>
              <w:t xml:space="preserve">Measurement error variance is known. </w:t>
            </w:r>
          </w:p>
          <w:p w14:paraId="237A2036" w14:textId="6EBC6113" w:rsidR="00107F92" w:rsidRDefault="00107F92" w:rsidP="001B1EE9"/>
        </w:tc>
        <w:tc>
          <w:tcPr>
            <w:tcW w:w="2296" w:type="dxa"/>
          </w:tcPr>
          <w:p w14:paraId="44A9F91F" w14:textId="3282B14A" w:rsidR="00384346" w:rsidRDefault="00F312EE" w:rsidP="00923668">
            <w:r>
              <w:t>T</w:t>
            </w:r>
            <w:r w:rsidR="00107F92">
              <w:t xml:space="preserve">he observations in a cluster are independent </w:t>
            </w:r>
            <w:r w:rsidR="00952FF6">
              <w:t>given the covariates and random effects.</w:t>
            </w:r>
          </w:p>
          <w:p w14:paraId="33FFF89B" w14:textId="77777777" w:rsidR="00107F92" w:rsidRDefault="00107F92" w:rsidP="00923668"/>
          <w:p w14:paraId="4E04BAF0" w14:textId="77777777" w:rsidR="00107F92" w:rsidRDefault="00107F92" w:rsidP="00923668">
            <w:r>
              <w:t>Cluster sizes are equal.</w:t>
            </w:r>
          </w:p>
          <w:p w14:paraId="42F6F143" w14:textId="77777777" w:rsidR="00107F92" w:rsidRDefault="00107F92" w:rsidP="00923668"/>
          <w:p w14:paraId="1F3272F6" w14:textId="0848C65A" w:rsidR="00107F92" w:rsidRDefault="00107F92" w:rsidP="00923668"/>
        </w:tc>
        <w:tc>
          <w:tcPr>
            <w:tcW w:w="2265" w:type="dxa"/>
          </w:tcPr>
          <w:p w14:paraId="6D711BCF" w14:textId="49DC9F19" w:rsidR="00384346" w:rsidRDefault="00107F92" w:rsidP="001B1EE9">
            <w:r>
              <w:t xml:space="preserve">Longitudinal data </w:t>
            </w:r>
            <w:r w:rsidR="009D4270">
              <w:t>with continuous covariates measured with error</w:t>
            </w:r>
            <w:r w:rsidR="005A4AE2">
              <w:t>.</w:t>
            </w:r>
          </w:p>
        </w:tc>
      </w:tr>
      <w:tr w:rsidR="00F312EE" w14:paraId="26550AAE" w14:textId="77777777" w:rsidTr="00687C7A">
        <w:trPr>
          <w:trHeight w:val="980"/>
        </w:trPr>
        <w:tc>
          <w:tcPr>
            <w:tcW w:w="1542" w:type="dxa"/>
          </w:tcPr>
          <w:p w14:paraId="0772C25B" w14:textId="49613208" w:rsidR="00290210" w:rsidRDefault="00426279" w:rsidP="001B1EE9">
            <w:r>
              <w:fldChar w:fldCharType="begin"/>
            </w:r>
            <w:r w:rsidR="004E5597">
              <w:instrText xml:space="preserve"> ADDIN EN.CITE &lt;EndNote&gt;&lt;Cite AuthorYear="1"&gt;&lt;Author&gt;Marcus&lt;/Author&gt;&lt;Year&gt;1998&lt;/Year&gt;&lt;RecNum&gt;68&lt;/RecNum&gt;&lt;DisplayText&gt;Marcus and Elias (1998)&lt;/DisplayText&gt;&lt;record&gt;&lt;rec-number&gt;68&lt;/rec-number&gt;&lt;foreign-keys&gt;&lt;key app="EN" db-id="vxpa555w9rerz3efdwqxp2roarp9fasav02d" timestamp="1644264713"&gt;68&lt;/key&gt;&lt;/foreign-keys&gt;&lt;ref-type name="Journal Article"&gt;17&lt;/ref-type&gt;&lt;contributors&gt;&lt;authors&gt;&lt;author&gt;Marcus, Allan H&lt;/author&gt;&lt;author&gt;Elias, Robert W  &lt;/author&gt;&lt;/authors&gt;&lt;/contributors&gt;&lt;titles&gt;&lt;title&gt;Some useful statistical methods for model validation&lt;/title&gt;&lt;secondary-title&gt;Journal of Environmental Health Perspectives&lt;/secondary-title&gt;&lt;/titles&gt;&lt;periodical&gt;&lt;full-title&gt;Journal of Environmental Health Perspectives&lt;/full-title&gt;&lt;/periodical&gt;&lt;pages&gt;1541-1550&lt;/pages&gt;&lt;volume&gt;106&lt;/volume&gt;&lt;number&gt;suppl 6&lt;/number&gt;&lt;dates&gt;&lt;year&gt;1998&lt;/year&gt;&lt;/dates&gt;&lt;isbn&gt;0091-6765&lt;/isbn&gt;&lt;urls&gt;&lt;/urls&gt;&lt;/record&gt;&lt;/Cite&gt;&lt;/EndNote&gt;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Marcus and Elias (1998)</w:t>
            </w:r>
            <w:r>
              <w:fldChar w:fldCharType="end"/>
            </w:r>
          </w:p>
        </w:tc>
        <w:tc>
          <w:tcPr>
            <w:tcW w:w="1482" w:type="dxa"/>
          </w:tcPr>
          <w:p w14:paraId="5896C764" w14:textId="06AF9E71" w:rsidR="00290210" w:rsidRDefault="00426279" w:rsidP="001B1EE9">
            <w:r>
              <w:t>Multiplicative measurement error model</w:t>
            </w:r>
          </w:p>
        </w:tc>
        <w:tc>
          <w:tcPr>
            <w:tcW w:w="2400" w:type="dxa"/>
          </w:tcPr>
          <w:p w14:paraId="2B6C3939" w14:textId="11F18057" w:rsidR="00290210" w:rsidRDefault="00426279" w:rsidP="001B1EE9">
            <w:r>
              <w:t>Measurement error is log-normally distributed.</w:t>
            </w:r>
          </w:p>
        </w:tc>
        <w:tc>
          <w:tcPr>
            <w:tcW w:w="2296" w:type="dxa"/>
          </w:tcPr>
          <w:p w14:paraId="71DBF6C7" w14:textId="683AD4B4" w:rsidR="00290210" w:rsidRDefault="00555707" w:rsidP="00923668">
            <w:r>
              <w:t>L</w:t>
            </w:r>
            <w:r w:rsidR="00D4411C">
              <w:t xml:space="preserve">inear relationship between observed and predicted outcomes. </w:t>
            </w:r>
          </w:p>
        </w:tc>
        <w:tc>
          <w:tcPr>
            <w:tcW w:w="2265" w:type="dxa"/>
          </w:tcPr>
          <w:p w14:paraId="1E971D8A" w14:textId="33FEFAF9" w:rsidR="00290210" w:rsidRDefault="00D4411C" w:rsidP="001B1EE9">
            <w:r>
              <w:t xml:space="preserve">Any data </w:t>
            </w:r>
            <w:r w:rsidR="008151A6">
              <w:t>where the</w:t>
            </w:r>
            <w:r w:rsidR="009D4270">
              <w:t xml:space="preserve"> </w:t>
            </w:r>
            <w:r w:rsidR="00EB6832">
              <w:t xml:space="preserve">continuous </w:t>
            </w:r>
            <w:r w:rsidR="009D4270">
              <w:t>predict</w:t>
            </w:r>
            <w:r w:rsidR="00EB6832">
              <w:t>ors</w:t>
            </w:r>
            <w:r w:rsidR="009D4270">
              <w:t xml:space="preserve"> are subject to error</w:t>
            </w:r>
            <w:r w:rsidR="00D873C3">
              <w:t>.</w:t>
            </w:r>
          </w:p>
        </w:tc>
      </w:tr>
      <w:tr w:rsidR="00F312EE" w14:paraId="047BEC17" w14:textId="77777777" w:rsidTr="00687C7A">
        <w:trPr>
          <w:trHeight w:val="980"/>
        </w:trPr>
        <w:tc>
          <w:tcPr>
            <w:tcW w:w="1542" w:type="dxa"/>
          </w:tcPr>
          <w:p w14:paraId="0E4C0789" w14:textId="7ADD943D" w:rsidR="00D4411C" w:rsidRDefault="009E3EDD" w:rsidP="001B1EE9">
            <w:r>
              <w:fldChar w:fldCharType="begin"/>
            </w:r>
            <w:r w:rsidR="004E5597">
              <w:instrText xml:space="preserve"> ADDIN EN.CITE &lt;EndNote&gt;&lt;Cite AuthorYear="1"&gt;&lt;Author&gt;de Dieu Tapsoba&lt;/Author&gt;&lt;Year&gt;2019&lt;/Year&gt;&lt;RecNum&gt;12&lt;/RecNum&gt;&lt;DisplayText&gt;de Dieu Tapsoba, Chao, and Wang (2019)&lt;/DisplayText&gt;&lt;record&gt;&lt;rec-number&gt;12&lt;/rec-number&gt;&lt;foreign-keys&gt;&lt;key app="EN" db-id="vxpa555w9rerz3efdwqxp2roarp9fasav02d" timestamp="1644264712"&gt;12&lt;/key&gt;&lt;/foreign-keys&gt;&lt;ref-type name="Journal Article"&gt;17&lt;/ref-type&gt;&lt;contributors&gt;&lt;authors&gt;&lt;author&gt;de Dieu Tapsoba, Jean&lt;/author&gt;&lt;author&gt;Chao, Edward C&lt;/author&gt;&lt;author&gt;Wang, Ching-Yun&lt;/author&gt;&lt;/authors&gt;&lt;/contributors&gt;&lt;titles&gt;&lt;title&gt;Simulation Extrapolation Method for Cox Regression Model with a Mixture of Berkson and Classical Errors in the Covariates using Calibration Data&lt;/title&gt;&lt;secondary-title&gt;The international journal of biostatistics&lt;/secondary-title&gt;&lt;/titles&gt;&lt;periodical&gt;&lt;full-title&gt;The international journal of biostatistics&lt;/full-title&gt;&lt;/periodical&gt;&lt;volume&gt;15&lt;/volume&gt;&lt;number&gt;2&lt;/number&gt;&lt;dates&gt;&lt;year&gt;2019&lt;/year&gt;&lt;/dates&gt;&lt;urls&gt;&lt;/urls&gt;&lt;/record&gt;&lt;/Cite&gt;&lt;/EndNote&gt;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de Dieu Tapsoba, Chao, and Wang (2019)</w:t>
            </w:r>
            <w:r>
              <w:fldChar w:fldCharType="end"/>
            </w:r>
          </w:p>
        </w:tc>
        <w:tc>
          <w:tcPr>
            <w:tcW w:w="1482" w:type="dxa"/>
          </w:tcPr>
          <w:p w14:paraId="15C9D7EE" w14:textId="20417EB4" w:rsidR="00D4411C" w:rsidRDefault="00030061" w:rsidP="001B1EE9">
            <w:r>
              <w:t xml:space="preserve">Measurement error is a mixture of additive and Berkson error. </w:t>
            </w:r>
          </w:p>
        </w:tc>
        <w:tc>
          <w:tcPr>
            <w:tcW w:w="2400" w:type="dxa"/>
          </w:tcPr>
          <w:p w14:paraId="7B6D9209" w14:textId="7F0FE444" w:rsidR="00D4411C" w:rsidRDefault="00030061" w:rsidP="001B1EE9">
            <w:r>
              <w:t xml:space="preserve">Measurement error in additive component is normally distributed. </w:t>
            </w:r>
          </w:p>
        </w:tc>
        <w:tc>
          <w:tcPr>
            <w:tcW w:w="2296" w:type="dxa"/>
          </w:tcPr>
          <w:p w14:paraId="55F0CE1F" w14:textId="030A670C" w:rsidR="00D4411C" w:rsidRDefault="00030061" w:rsidP="00923668">
            <w:pPr>
              <w:rPr>
                <w:rFonts w:cstheme="minorHAnsi"/>
                <w:sz w:val="24"/>
                <w:szCs w:val="24"/>
              </w:rPr>
            </w:pPr>
            <w:r w:rsidRPr="00AC2F6F">
              <w:rPr>
                <w:rFonts w:cstheme="minorHAnsi"/>
                <w:sz w:val="24"/>
                <w:szCs w:val="24"/>
              </w:rPr>
              <w:t>Two replicates of the mismeasured covariates are available and calibration data is assumed to be available in a subsample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7C092826" w14:textId="77777777" w:rsidR="00030061" w:rsidRDefault="00030061" w:rsidP="00923668">
            <w:pPr>
              <w:rPr>
                <w:rFonts w:cstheme="minorHAnsi"/>
                <w:sz w:val="24"/>
                <w:szCs w:val="24"/>
              </w:rPr>
            </w:pPr>
          </w:p>
          <w:p w14:paraId="35885589" w14:textId="12204BD0" w:rsidR="00030061" w:rsidRDefault="00030061" w:rsidP="00923668"/>
        </w:tc>
        <w:tc>
          <w:tcPr>
            <w:tcW w:w="2265" w:type="dxa"/>
          </w:tcPr>
          <w:p w14:paraId="4A4642C2" w14:textId="411FF879" w:rsidR="00D4411C" w:rsidRDefault="009E3EDD" w:rsidP="001B1EE9">
            <w:r>
              <w:t xml:space="preserve">Any data </w:t>
            </w:r>
            <w:r w:rsidR="009D4270">
              <w:t>with measurement error in continuous covariates</w:t>
            </w:r>
            <w:r w:rsidR="00D873C3">
              <w:t>.</w:t>
            </w:r>
          </w:p>
        </w:tc>
      </w:tr>
    </w:tbl>
    <w:p w14:paraId="15ED4542" w14:textId="77777777" w:rsidR="00C867F6" w:rsidRDefault="00C867F6"/>
    <w:p w14:paraId="2E324233" w14:textId="6380D0A9" w:rsidR="00C867F6" w:rsidRDefault="00C867F6"/>
    <w:p w14:paraId="5FD1DB0E" w14:textId="10CD8500" w:rsidR="00A621B0" w:rsidRDefault="00A621B0"/>
    <w:p w14:paraId="37740D78" w14:textId="7A357E78" w:rsidR="00A621B0" w:rsidRDefault="00A621B0"/>
    <w:p w14:paraId="7141C58A" w14:textId="03443A65" w:rsidR="00A621B0" w:rsidRDefault="00A621B0"/>
    <w:p w14:paraId="6B80E086" w14:textId="4A32587C" w:rsidR="00A621B0" w:rsidRDefault="00A621B0"/>
    <w:p w14:paraId="08797BDF" w14:textId="3791BFED" w:rsidR="00A621B0" w:rsidRDefault="00A621B0"/>
    <w:p w14:paraId="6D7CBD7D" w14:textId="657E4ECE" w:rsidR="00A621B0" w:rsidRDefault="00A621B0"/>
    <w:p w14:paraId="39A23257" w14:textId="1E7216F6" w:rsidR="00A621B0" w:rsidRDefault="00A621B0"/>
    <w:p w14:paraId="19E7AFAA" w14:textId="684ACD7E" w:rsidR="00A621B0" w:rsidRDefault="00A621B0"/>
    <w:p w14:paraId="18BA5895" w14:textId="6FF7DC2F" w:rsidR="00A621B0" w:rsidRPr="00674337" w:rsidRDefault="00674337">
      <w:pPr>
        <w:rPr>
          <w:b/>
          <w:bCs/>
          <w:u w:val="single"/>
        </w:rPr>
      </w:pPr>
      <w:r w:rsidRPr="00674337">
        <w:rPr>
          <w:b/>
          <w:bCs/>
          <w:u w:val="single"/>
        </w:rPr>
        <w:lastRenderedPageBreak/>
        <w:t>References:</w:t>
      </w:r>
    </w:p>
    <w:p w14:paraId="05558A1A" w14:textId="77777777" w:rsidR="00CB79B4" w:rsidRDefault="00CB79B4" w:rsidP="00581D26">
      <w:pPr>
        <w:pStyle w:val="EndNoteBibliography"/>
        <w:spacing w:after="0"/>
        <w:ind w:left="720" w:hanging="720"/>
      </w:pPr>
    </w:p>
    <w:p w14:paraId="5F4DFB04" w14:textId="77777777" w:rsidR="00EF5F54" w:rsidRPr="00EF5F54" w:rsidRDefault="00C867F6" w:rsidP="00EF5F54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EF5F54" w:rsidRPr="00EF5F54">
        <w:t xml:space="preserve">Althubaiti, A., &amp; Donev, A. (2016). Non-Gaussian Berkson errors in bioassay. </w:t>
      </w:r>
      <w:r w:rsidR="00EF5F54" w:rsidRPr="00EF5F54">
        <w:rPr>
          <w:i/>
        </w:rPr>
        <w:t>Stat Methods Med Res, 25</w:t>
      </w:r>
      <w:r w:rsidR="00EF5F54" w:rsidRPr="00EF5F54">
        <w:t xml:space="preserve">(1), 430-445. </w:t>
      </w:r>
    </w:p>
    <w:p w14:paraId="0F49BF24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Apanasovich, T. V., Carroll, R. J., &amp; Maity, A. (2009). SIMEX and standard error estimation in semiparametric measurement error models. </w:t>
      </w:r>
      <w:r w:rsidRPr="00EF5F54">
        <w:rPr>
          <w:i/>
        </w:rPr>
        <w:t>Electronic journal of statistics, 3</w:t>
      </w:r>
      <w:r w:rsidRPr="00EF5F54">
        <w:t xml:space="preserve">, 318. </w:t>
      </w:r>
    </w:p>
    <w:p w14:paraId="26294835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Bertrand, A., Legrand, C., Carroll, R. J., De Meester, C., &amp; Van Keilegom, I. (2017). Inference in a survival cure model with mismeasured covariates using a simulation-extrapolation approach. </w:t>
      </w:r>
      <w:r w:rsidRPr="00EF5F54">
        <w:rPr>
          <w:i/>
        </w:rPr>
        <w:t>Biometrika, 104</w:t>
      </w:r>
      <w:r w:rsidRPr="00EF5F54">
        <w:t xml:space="preserve">(1), 31-50. </w:t>
      </w:r>
    </w:p>
    <w:p w14:paraId="33E51BCD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de Dieu Tapsoba, J., Chao, E. C., &amp; Wang, C.-Y. (2019). Simulation Extrapolation Method for Cox Regression Model with a Mixture of Berkson and Classical Errors in the Covariates using Calibration Data. </w:t>
      </w:r>
      <w:r w:rsidRPr="00EF5F54">
        <w:rPr>
          <w:i/>
        </w:rPr>
        <w:t>The international journal of biostatistics, 15</w:t>
      </w:r>
      <w:r w:rsidRPr="00EF5F54">
        <w:t xml:space="preserve">(2). </w:t>
      </w:r>
    </w:p>
    <w:p w14:paraId="7AFCA523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Delaigle, A., &amp; Hall, P. (2008). Using SIMEX for smoothing-parameter choice in errors-in-variables problems. </w:t>
      </w:r>
      <w:r w:rsidRPr="00EF5F54">
        <w:rPr>
          <w:i/>
        </w:rPr>
        <w:t>Journal of the American Statistical Association, 103</w:t>
      </w:r>
      <w:r w:rsidRPr="00EF5F54">
        <w:t xml:space="preserve">(481), 280-287. </w:t>
      </w:r>
    </w:p>
    <w:p w14:paraId="2E072298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Devanarayan, V., &amp; Stefanski, L. A. (2002). Empirical simulation extrapolation for measurement error models with replicate measurements. </w:t>
      </w:r>
      <w:r w:rsidRPr="00EF5F54">
        <w:rPr>
          <w:i/>
        </w:rPr>
        <w:t>Statistics &amp; Probability Letters, 59</w:t>
      </w:r>
      <w:r w:rsidRPr="00EF5F54">
        <w:t xml:space="preserve">(3), 219-225. </w:t>
      </w:r>
    </w:p>
    <w:p w14:paraId="16AE6653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Greene, W. F., &amp; Cai, J. (2004). Measurement error in covariates in the marginal hazards model for multivariate failure time data. </w:t>
      </w:r>
      <w:r w:rsidRPr="00EF5F54">
        <w:rPr>
          <w:i/>
        </w:rPr>
        <w:t>Biometrics, 60</w:t>
      </w:r>
      <w:r w:rsidRPr="00EF5F54">
        <w:t xml:space="preserve">(4), 987-996. </w:t>
      </w:r>
    </w:p>
    <w:p w14:paraId="5B3B9910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He, W., Yi, G. Y., &amp; Xiong, J. (2007). Accelerated failure time models with covariates subject to measurement error. </w:t>
      </w:r>
      <w:r w:rsidRPr="00EF5F54">
        <w:rPr>
          <w:i/>
        </w:rPr>
        <w:t>Statistics in Medicine, 26</w:t>
      </w:r>
      <w:r w:rsidRPr="00EF5F54">
        <w:t xml:space="preserve">(26), 4817-4832. </w:t>
      </w:r>
    </w:p>
    <w:p w14:paraId="680E1269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Holcomb Jr, J. P. (1999). Regression with covariates and outcome calculated from a common set of variables measured with error: estimation using the SIMEX method. </w:t>
      </w:r>
      <w:r w:rsidRPr="00EF5F54">
        <w:rPr>
          <w:i/>
        </w:rPr>
        <w:t>Statistics in Medicine, 18</w:t>
      </w:r>
      <w:r w:rsidRPr="00EF5F54">
        <w:t xml:space="preserve">(21), 2847-2862. </w:t>
      </w:r>
    </w:p>
    <w:p w14:paraId="4F2CC3C5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Kim, J., &amp; Gleser, L. J. (2000). SIMEX approaches to measurement error in ROC studies. </w:t>
      </w:r>
      <w:r w:rsidRPr="00EF5F54">
        <w:rPr>
          <w:i/>
        </w:rPr>
        <w:t>Communications in Statistics - Theory and Methods, 29</w:t>
      </w:r>
      <w:r w:rsidRPr="00EF5F54">
        <w:t xml:space="preserve">(11), 2473-2491. </w:t>
      </w:r>
    </w:p>
    <w:p w14:paraId="77551E56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Koul, H. L., &amp; Song, W. (2014). Simulation extrapolation estimation in parametric models with Laplace measurement error. </w:t>
      </w:r>
      <w:r w:rsidRPr="00EF5F54">
        <w:rPr>
          <w:i/>
        </w:rPr>
        <w:t>Electronic journal of statistics, 8</w:t>
      </w:r>
      <w:r w:rsidRPr="00EF5F54">
        <w:t xml:space="preserve">(2), 1973-1995. </w:t>
      </w:r>
    </w:p>
    <w:p w14:paraId="5D81D6E6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Lenis, D., Ebnesajjad, C. F., &amp; Stuart, E. A. (2017). A doubly robust estimator for the average treatment effect in the context of a mean-reverting measurement error. </w:t>
      </w:r>
      <w:r w:rsidRPr="00EF5F54">
        <w:rPr>
          <w:i/>
        </w:rPr>
        <w:t>Journal of Biostatistics, 18</w:t>
      </w:r>
      <w:r w:rsidRPr="00EF5F54">
        <w:t xml:space="preserve">(2), 325-337. </w:t>
      </w:r>
    </w:p>
    <w:p w14:paraId="7EE7E2B4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Li, Y., &amp; Lin, X. (2003). Functional inference in frailty measurement error models for clustered survival data using the SIMEX approach. </w:t>
      </w:r>
      <w:r w:rsidRPr="00EF5F54">
        <w:rPr>
          <w:i/>
        </w:rPr>
        <w:t>Journal of the American Statistical Association, 98</w:t>
      </w:r>
      <w:r w:rsidRPr="00EF5F54">
        <w:t xml:space="preserve">(461), 191-203. </w:t>
      </w:r>
    </w:p>
    <w:p w14:paraId="1F66BC98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>Liang, H., &amp; Ren, H. (2005). Generalized partially linear measurement error models.</w:t>
      </w:r>
      <w:r w:rsidRPr="00EF5F54">
        <w:rPr>
          <w:i/>
        </w:rPr>
        <w:t xml:space="preserve"> Journal of Computational Graphical Statistics, 14</w:t>
      </w:r>
      <w:r w:rsidRPr="00EF5F54">
        <w:t xml:space="preserve">(1), 237-250. </w:t>
      </w:r>
    </w:p>
    <w:p w14:paraId="02A4896C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Lin, X., &amp; Carroll, R. J. (2000). Nonparametric function estimation for clustered data when the predictor is measured without/with error. </w:t>
      </w:r>
      <w:r w:rsidRPr="00EF5F54">
        <w:rPr>
          <w:i/>
        </w:rPr>
        <w:t>Journal of the American Statistical Association, 95</w:t>
      </w:r>
      <w:r w:rsidRPr="00EF5F54">
        <w:t xml:space="preserve">(450), 520-534. </w:t>
      </w:r>
    </w:p>
    <w:p w14:paraId="37B860BA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Lockwood, J., &amp; McCaffrey, D. F. (2015). Simulation-extrapolation for estimating means and causal effects with mismeasured covariates. </w:t>
      </w:r>
      <w:r w:rsidRPr="00EF5F54">
        <w:rPr>
          <w:i/>
        </w:rPr>
        <w:t>Grantee Submission, 1</w:t>
      </w:r>
      <w:r w:rsidRPr="00EF5F54">
        <w:t xml:space="preserve">, 241-290. </w:t>
      </w:r>
    </w:p>
    <w:p w14:paraId="500313E9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Marcus, A. H., &amp; Elias, R. W. (1998). Some useful statistical methods for model validation. </w:t>
      </w:r>
      <w:r w:rsidRPr="00EF5F54">
        <w:rPr>
          <w:i/>
        </w:rPr>
        <w:t>Journal of Environmental Health Perspectives, 106</w:t>
      </w:r>
      <w:r w:rsidRPr="00EF5F54">
        <w:t xml:space="preserve">(suppl 6), 1541-1550. </w:t>
      </w:r>
    </w:p>
    <w:p w14:paraId="577E2B9F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Nghiem, L., &amp; Potgieter, C. (2019). Simulation‐selection‐extrapolation: Estimation in high‐dimensional errors‐in‐variables models. </w:t>
      </w:r>
      <w:r w:rsidRPr="00EF5F54">
        <w:rPr>
          <w:i/>
        </w:rPr>
        <w:t>Biometrics, 75</w:t>
      </w:r>
      <w:r w:rsidRPr="00EF5F54">
        <w:t xml:space="preserve">(4), 1133-1144. </w:t>
      </w:r>
    </w:p>
    <w:p w14:paraId="4C4E4ED2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Novick, S. J., &amp; Stefanski, L. A. (2002). Corrected score estimation via complex variable simulation extrapolation. </w:t>
      </w:r>
      <w:r w:rsidRPr="00EF5F54">
        <w:rPr>
          <w:i/>
        </w:rPr>
        <w:t>Journal of the American Statistical Association, 97</w:t>
      </w:r>
      <w:r w:rsidRPr="00EF5F54">
        <w:t xml:space="preserve">(458), 472-481. </w:t>
      </w:r>
    </w:p>
    <w:p w14:paraId="1C7D65FB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lastRenderedPageBreak/>
        <w:t xml:space="preserve">Oh, E. J., Shepherd, B. E., Lumley, T., &amp; Shaw, P. A. (2018). Considerations for analysis of time‐to‐event outcomes measured with error: Bias and correction with SIMEX. </w:t>
      </w:r>
      <w:r w:rsidRPr="00EF5F54">
        <w:rPr>
          <w:i/>
        </w:rPr>
        <w:t>Statistics in Medicine, 37</w:t>
      </w:r>
      <w:r w:rsidRPr="00EF5F54">
        <w:t xml:space="preserve">(8), 1276-1289. </w:t>
      </w:r>
    </w:p>
    <w:p w14:paraId="6D9736CA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Parveen, N., Moodie, E. E., &amp; Brenner, B. (2015). The non-zero mean SIMEX: Improving estimation in the face of measurement error. </w:t>
      </w:r>
      <w:r w:rsidRPr="00EF5F54">
        <w:rPr>
          <w:i/>
        </w:rPr>
        <w:t>Journal of observational studies, 1</w:t>
      </w:r>
      <w:r w:rsidRPr="00EF5F54">
        <w:t xml:space="preserve">, 91-123. </w:t>
      </w:r>
    </w:p>
    <w:p w14:paraId="5C1E80EE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Polzehl, J., &amp; Zwanzig, S. (2004). On a symmetrized simulation extrapolation estimator in linear errors-in-variables models. </w:t>
      </w:r>
      <w:r w:rsidRPr="00EF5F54">
        <w:rPr>
          <w:i/>
        </w:rPr>
        <w:t>Computational statistics &amp; data analysis, 47</w:t>
      </w:r>
      <w:r w:rsidRPr="00EF5F54">
        <w:t xml:space="preserve">(4), 675-688. </w:t>
      </w:r>
    </w:p>
    <w:p w14:paraId="12C46F11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Stefanski, L., &amp; Bay, J. (1996). Simulation extrapolation deconvolution of finite population cumulative distribution function estimators. </w:t>
      </w:r>
      <w:r w:rsidRPr="00EF5F54">
        <w:rPr>
          <w:i/>
        </w:rPr>
        <w:t>Biometrika, 83</w:t>
      </w:r>
      <w:r w:rsidRPr="00EF5F54">
        <w:t xml:space="preserve">(2), 407-417. </w:t>
      </w:r>
    </w:p>
    <w:p w14:paraId="58C2F3A1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Valeri, L., Lin, X., &amp; VanderWeele, T. J. (2014). Mediation analysis when a continuous mediator is measured with error and the outcome follows a generalized linear model. </w:t>
      </w:r>
      <w:r w:rsidRPr="00EF5F54">
        <w:rPr>
          <w:i/>
        </w:rPr>
        <w:t>Statistics in Medicine, 33</w:t>
      </w:r>
      <w:r w:rsidRPr="00EF5F54">
        <w:t xml:space="preserve">(28), 4875-4890. </w:t>
      </w:r>
    </w:p>
    <w:p w14:paraId="7EC5FFE7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Wang, N., Lin, X., Gutierrez, R. G., &amp; Carroll, R. J. (1998). Bias analysis and SIMEX approach in generalized linear mixed measurement error models. </w:t>
      </w:r>
      <w:r w:rsidRPr="00EF5F54">
        <w:rPr>
          <w:i/>
        </w:rPr>
        <w:t>Journal of the American Statistical Association, 93</w:t>
      </w:r>
      <w:r w:rsidRPr="00EF5F54">
        <w:t xml:space="preserve">(441), 249-261. </w:t>
      </w:r>
    </w:p>
    <w:p w14:paraId="01BB7458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Wang, X.-F., Sun, J., &amp; Fan, Z. (2009). Deconvolution density estimation with heteroscedastic errors using SIMEX. </w:t>
      </w:r>
      <w:r w:rsidRPr="00EF5F54">
        <w:rPr>
          <w:i/>
        </w:rPr>
        <w:t>arXiv:0902.2117</w:t>
      </w:r>
      <w:r w:rsidRPr="00EF5F54">
        <w:t xml:space="preserve">. </w:t>
      </w:r>
    </w:p>
    <w:p w14:paraId="56FE06F6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Wang, Y., Beauchamp, M. E., &amp; Abrahamowicz, M. (2020). Nonlinear and time‐dependent effects of sparsely measured continuous time‐varying covariates in time‐to‐event analysis. </w:t>
      </w:r>
      <w:r w:rsidRPr="00EF5F54">
        <w:rPr>
          <w:i/>
        </w:rPr>
        <w:t>Biometrical Journal, 62</w:t>
      </w:r>
      <w:r w:rsidRPr="00EF5F54">
        <w:t xml:space="preserve">(2), 492-515. </w:t>
      </w:r>
    </w:p>
    <w:p w14:paraId="601B2593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Yang, Y., Tong, T., &amp; Li, G. (2019). SIMEX estimation for single-index model with covariate measurement error. </w:t>
      </w:r>
      <w:r w:rsidRPr="00EF5F54">
        <w:rPr>
          <w:i/>
        </w:rPr>
        <w:t>Advances in Statistical Analysis, 103</w:t>
      </w:r>
      <w:r w:rsidRPr="00EF5F54">
        <w:t xml:space="preserve">(1), 137-161. </w:t>
      </w:r>
    </w:p>
    <w:p w14:paraId="4271FC09" w14:textId="77777777" w:rsidR="00EF5F54" w:rsidRPr="00EF5F54" w:rsidRDefault="00EF5F54" w:rsidP="00EF5F54">
      <w:pPr>
        <w:pStyle w:val="EndNoteBibliography"/>
        <w:spacing w:after="0"/>
        <w:ind w:left="720" w:hanging="720"/>
      </w:pPr>
      <w:r w:rsidRPr="00EF5F54">
        <w:t xml:space="preserve">Yi, G. Y., &amp; He, W. (2012). Bias analysis and the simulation‐extrapolation method for survival data with covariate measurement error under parametric proportional odds models. </w:t>
      </w:r>
      <w:r w:rsidRPr="00EF5F54">
        <w:rPr>
          <w:i/>
        </w:rPr>
        <w:t>Biometrical Journal, 54</w:t>
      </w:r>
      <w:r w:rsidRPr="00EF5F54">
        <w:t xml:space="preserve">(3), 343-360. </w:t>
      </w:r>
    </w:p>
    <w:p w14:paraId="664DA79B" w14:textId="77777777" w:rsidR="00EF5F54" w:rsidRPr="00EF5F54" w:rsidRDefault="00EF5F54" w:rsidP="00EF5F54">
      <w:pPr>
        <w:pStyle w:val="EndNoteBibliography"/>
        <w:ind w:left="720" w:hanging="720"/>
      </w:pPr>
      <w:r w:rsidRPr="00EF5F54">
        <w:t xml:space="preserve">Zhang, J., He, W., &amp; Li, H. (2014). A semiparametric approach for accelerated failure time models with covariates subject to measurement error. </w:t>
      </w:r>
      <w:r w:rsidRPr="00EF5F54">
        <w:rPr>
          <w:i/>
        </w:rPr>
        <w:t>Communications in Statistics-Simulation and Computation, 43</w:t>
      </w:r>
      <w:r w:rsidRPr="00EF5F54">
        <w:t xml:space="preserve">(2), 329-341. </w:t>
      </w:r>
    </w:p>
    <w:p w14:paraId="52BDEC8C" w14:textId="612868E9" w:rsidR="00075F2E" w:rsidRDefault="00C867F6">
      <w:r>
        <w:fldChar w:fldCharType="end"/>
      </w:r>
    </w:p>
    <w:sectPr w:rsidR="00075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evilimedu Veeravalli, Srinivasa V./Epidemiology-Biostatistics">
    <w15:presenceInfo w15:providerId="AD" w15:userId="S::SevilimS@mskcc.org::ad9c250a-f92d-4aa0-93fd-1e74071a1a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xpa555w9rerz3efdwqxp2roarp9fasav02d&quot;&gt;Untitled&lt;record-ids&gt;&lt;item&gt;12&lt;/item&gt;&lt;item&gt;13&lt;/item&gt;&lt;item&gt;14&lt;/item&gt;&lt;item&gt;15&lt;/item&gt;&lt;item&gt;16&lt;/item&gt;&lt;item&gt;17&lt;/item&gt;&lt;item&gt;18&lt;/item&gt;&lt;item&gt;27&lt;/item&gt;&lt;item&gt;29&lt;/item&gt;&lt;item&gt;30&lt;/item&gt;&lt;item&gt;31&lt;/item&gt;&lt;item&gt;32&lt;/item&gt;&lt;item&gt;33&lt;/item&gt;&lt;item&gt;35&lt;/item&gt;&lt;item&gt;38&lt;/item&gt;&lt;item&gt;41&lt;/item&gt;&lt;item&gt;45&lt;/item&gt;&lt;item&gt;50&lt;/item&gt;&lt;item&gt;53&lt;/item&gt;&lt;item&gt;54&lt;/item&gt;&lt;item&gt;56&lt;/item&gt;&lt;item&gt;58&lt;/item&gt;&lt;item&gt;61&lt;/item&gt;&lt;item&gt;66&lt;/item&gt;&lt;item&gt;67&lt;/item&gt;&lt;item&gt;68&lt;/item&gt;&lt;/record-ids&gt;&lt;/item&gt;&lt;/Libraries&gt;"/>
  </w:docVars>
  <w:rsids>
    <w:rsidRoot w:val="00075F2E"/>
    <w:rsid w:val="00022BA3"/>
    <w:rsid w:val="00030061"/>
    <w:rsid w:val="000425C6"/>
    <w:rsid w:val="0004648E"/>
    <w:rsid w:val="000500D7"/>
    <w:rsid w:val="0005156A"/>
    <w:rsid w:val="000554CA"/>
    <w:rsid w:val="00075F2E"/>
    <w:rsid w:val="00087B78"/>
    <w:rsid w:val="000A0F94"/>
    <w:rsid w:val="000A36C2"/>
    <w:rsid w:val="000A5281"/>
    <w:rsid w:val="000C2E21"/>
    <w:rsid w:val="00103C89"/>
    <w:rsid w:val="00107F92"/>
    <w:rsid w:val="00132CD5"/>
    <w:rsid w:val="00154F22"/>
    <w:rsid w:val="001735C5"/>
    <w:rsid w:val="00175196"/>
    <w:rsid w:val="001774D1"/>
    <w:rsid w:val="00192CF6"/>
    <w:rsid w:val="001A0724"/>
    <w:rsid w:val="001B1EE9"/>
    <w:rsid w:val="001C20F1"/>
    <w:rsid w:val="001E0F45"/>
    <w:rsid w:val="00201DF7"/>
    <w:rsid w:val="002246B8"/>
    <w:rsid w:val="0024382A"/>
    <w:rsid w:val="0025389D"/>
    <w:rsid w:val="00280E9A"/>
    <w:rsid w:val="00290210"/>
    <w:rsid w:val="002950AC"/>
    <w:rsid w:val="002B0F50"/>
    <w:rsid w:val="002C178C"/>
    <w:rsid w:val="002F1211"/>
    <w:rsid w:val="00314250"/>
    <w:rsid w:val="00327478"/>
    <w:rsid w:val="00330CFB"/>
    <w:rsid w:val="003337FF"/>
    <w:rsid w:val="00365869"/>
    <w:rsid w:val="003666ED"/>
    <w:rsid w:val="00384346"/>
    <w:rsid w:val="00385C72"/>
    <w:rsid w:val="003E10ED"/>
    <w:rsid w:val="003E64D1"/>
    <w:rsid w:val="003E7453"/>
    <w:rsid w:val="003F26B4"/>
    <w:rsid w:val="004073A9"/>
    <w:rsid w:val="004138C2"/>
    <w:rsid w:val="00426279"/>
    <w:rsid w:val="0042684C"/>
    <w:rsid w:val="0045767D"/>
    <w:rsid w:val="00463773"/>
    <w:rsid w:val="004911EB"/>
    <w:rsid w:val="004B2493"/>
    <w:rsid w:val="004B48F1"/>
    <w:rsid w:val="004D6262"/>
    <w:rsid w:val="004D6F35"/>
    <w:rsid w:val="004E3A70"/>
    <w:rsid w:val="004E5597"/>
    <w:rsid w:val="0050364C"/>
    <w:rsid w:val="00507E3E"/>
    <w:rsid w:val="00515FD2"/>
    <w:rsid w:val="00521D0B"/>
    <w:rsid w:val="00555707"/>
    <w:rsid w:val="00565651"/>
    <w:rsid w:val="00565EA8"/>
    <w:rsid w:val="00566C08"/>
    <w:rsid w:val="00580B5A"/>
    <w:rsid w:val="00581D26"/>
    <w:rsid w:val="005A4AE2"/>
    <w:rsid w:val="005C2837"/>
    <w:rsid w:val="005D24A7"/>
    <w:rsid w:val="005E4AEB"/>
    <w:rsid w:val="005F7448"/>
    <w:rsid w:val="006014DD"/>
    <w:rsid w:val="00602DEA"/>
    <w:rsid w:val="00617FCD"/>
    <w:rsid w:val="006328AE"/>
    <w:rsid w:val="00643679"/>
    <w:rsid w:val="006613A4"/>
    <w:rsid w:val="00674337"/>
    <w:rsid w:val="006833E3"/>
    <w:rsid w:val="00687C7A"/>
    <w:rsid w:val="006A312A"/>
    <w:rsid w:val="006A7658"/>
    <w:rsid w:val="006E165F"/>
    <w:rsid w:val="00731DCB"/>
    <w:rsid w:val="00746621"/>
    <w:rsid w:val="00750D08"/>
    <w:rsid w:val="00754FB7"/>
    <w:rsid w:val="00771439"/>
    <w:rsid w:val="007800BF"/>
    <w:rsid w:val="00782805"/>
    <w:rsid w:val="007967C5"/>
    <w:rsid w:val="007B4FCF"/>
    <w:rsid w:val="007D22CE"/>
    <w:rsid w:val="007E01B6"/>
    <w:rsid w:val="007E2BDD"/>
    <w:rsid w:val="007F7318"/>
    <w:rsid w:val="0080058F"/>
    <w:rsid w:val="00803160"/>
    <w:rsid w:val="00803687"/>
    <w:rsid w:val="0080434D"/>
    <w:rsid w:val="008151A6"/>
    <w:rsid w:val="00815B63"/>
    <w:rsid w:val="008313D9"/>
    <w:rsid w:val="00847477"/>
    <w:rsid w:val="00867050"/>
    <w:rsid w:val="00867B77"/>
    <w:rsid w:val="00880D02"/>
    <w:rsid w:val="00895BDE"/>
    <w:rsid w:val="008A3C88"/>
    <w:rsid w:val="008A6EAD"/>
    <w:rsid w:val="008B1730"/>
    <w:rsid w:val="008C252E"/>
    <w:rsid w:val="008D567B"/>
    <w:rsid w:val="008D72F3"/>
    <w:rsid w:val="00917E90"/>
    <w:rsid w:val="00923668"/>
    <w:rsid w:val="00930899"/>
    <w:rsid w:val="00930D63"/>
    <w:rsid w:val="00940DD8"/>
    <w:rsid w:val="00952FF6"/>
    <w:rsid w:val="00953F3E"/>
    <w:rsid w:val="00960B8F"/>
    <w:rsid w:val="00963717"/>
    <w:rsid w:val="00964D74"/>
    <w:rsid w:val="00981785"/>
    <w:rsid w:val="009862F8"/>
    <w:rsid w:val="009B6DEC"/>
    <w:rsid w:val="009B70D0"/>
    <w:rsid w:val="009C000B"/>
    <w:rsid w:val="009D4270"/>
    <w:rsid w:val="009E3EDD"/>
    <w:rsid w:val="009F1F48"/>
    <w:rsid w:val="009F5B12"/>
    <w:rsid w:val="00A001C1"/>
    <w:rsid w:val="00A0116F"/>
    <w:rsid w:val="00A1006A"/>
    <w:rsid w:val="00A1437A"/>
    <w:rsid w:val="00A17E11"/>
    <w:rsid w:val="00A3315E"/>
    <w:rsid w:val="00A621B0"/>
    <w:rsid w:val="00A63157"/>
    <w:rsid w:val="00A6431F"/>
    <w:rsid w:val="00A76F21"/>
    <w:rsid w:val="00A85064"/>
    <w:rsid w:val="00AB7615"/>
    <w:rsid w:val="00AE4F4C"/>
    <w:rsid w:val="00AF1B1D"/>
    <w:rsid w:val="00AF6B66"/>
    <w:rsid w:val="00AF6F8B"/>
    <w:rsid w:val="00B2030B"/>
    <w:rsid w:val="00B44C2E"/>
    <w:rsid w:val="00B453EA"/>
    <w:rsid w:val="00B64B2F"/>
    <w:rsid w:val="00B9000F"/>
    <w:rsid w:val="00C22325"/>
    <w:rsid w:val="00C80464"/>
    <w:rsid w:val="00C867F6"/>
    <w:rsid w:val="00C9447D"/>
    <w:rsid w:val="00CA2AF5"/>
    <w:rsid w:val="00CA5C63"/>
    <w:rsid w:val="00CB576F"/>
    <w:rsid w:val="00CB79B4"/>
    <w:rsid w:val="00CC3FB8"/>
    <w:rsid w:val="00CE6E8C"/>
    <w:rsid w:val="00D377C8"/>
    <w:rsid w:val="00D41AC8"/>
    <w:rsid w:val="00D4411C"/>
    <w:rsid w:val="00D45860"/>
    <w:rsid w:val="00D567BB"/>
    <w:rsid w:val="00D6234B"/>
    <w:rsid w:val="00D72104"/>
    <w:rsid w:val="00D72158"/>
    <w:rsid w:val="00D873C3"/>
    <w:rsid w:val="00D92D9E"/>
    <w:rsid w:val="00DC2D3D"/>
    <w:rsid w:val="00DD3070"/>
    <w:rsid w:val="00DE18D2"/>
    <w:rsid w:val="00E0601C"/>
    <w:rsid w:val="00E14819"/>
    <w:rsid w:val="00E2310B"/>
    <w:rsid w:val="00E36E46"/>
    <w:rsid w:val="00E433DC"/>
    <w:rsid w:val="00E44FCB"/>
    <w:rsid w:val="00E45E0B"/>
    <w:rsid w:val="00E4645D"/>
    <w:rsid w:val="00E47250"/>
    <w:rsid w:val="00EA5C4E"/>
    <w:rsid w:val="00EB0B79"/>
    <w:rsid w:val="00EB5EF0"/>
    <w:rsid w:val="00EB6832"/>
    <w:rsid w:val="00EE3056"/>
    <w:rsid w:val="00EF1D96"/>
    <w:rsid w:val="00EF5F54"/>
    <w:rsid w:val="00F0179F"/>
    <w:rsid w:val="00F24664"/>
    <w:rsid w:val="00F30926"/>
    <w:rsid w:val="00F312EE"/>
    <w:rsid w:val="00F3225F"/>
    <w:rsid w:val="00F363E9"/>
    <w:rsid w:val="00F40E19"/>
    <w:rsid w:val="00F805DC"/>
    <w:rsid w:val="00FA2CE4"/>
    <w:rsid w:val="00FB2596"/>
    <w:rsid w:val="00FB2DA5"/>
    <w:rsid w:val="00FB3FEF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5E22"/>
  <w15:chartTrackingRefBased/>
  <w15:docId w15:val="{035A9A17-79D1-4913-82F5-3A048E67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5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C867F6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867F6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C867F6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867F6"/>
    <w:rPr>
      <w:rFonts w:ascii="Calibri" w:hAnsi="Calibri" w:cs="Calibri"/>
      <w:noProof/>
    </w:rPr>
  </w:style>
  <w:style w:type="character" w:styleId="PlaceholderText">
    <w:name w:val="Placeholder Text"/>
    <w:basedOn w:val="DefaultParagraphFont"/>
    <w:uiPriority w:val="99"/>
    <w:semiHidden/>
    <w:rsid w:val="00B9000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036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36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36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36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368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36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6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6784</Words>
  <Characters>38670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Sevilimedu Veeravalli, Srinivasa V./Epidemiology-Biostatistics</dc:creator>
  <cp:keywords/>
  <dc:description/>
  <cp:lastModifiedBy>Sevilimedu Veeravalli, Srinivasa</cp:lastModifiedBy>
  <cp:revision>2</cp:revision>
  <dcterms:created xsi:type="dcterms:W3CDTF">2023-02-10T15:29:00Z</dcterms:created>
  <dcterms:modified xsi:type="dcterms:W3CDTF">2023-02-10T15:29:00Z</dcterms:modified>
</cp:coreProperties>
</file>